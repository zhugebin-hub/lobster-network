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A3EB8D">
      <w:pPr>
        <w:spacing w:line="560" w:lineRule="exact"/>
        <w:jc w:val="center"/>
        <w:rPr>
          <w:rFonts w:ascii="Times New Roman" w:hAnsi="Times New Roman" w:eastAsia="方正小标宋简体" w:cs="Times New Roman"/>
          <w:sz w:val="44"/>
          <w:szCs w:val="44"/>
        </w:rPr>
      </w:pPr>
      <w:r>
        <w:rPr>
          <w:rFonts w:ascii="Times New Roman" w:hAnsi="Times New Roman" w:eastAsia="方正小标宋简体" w:cs="Times New Roman"/>
          <w:sz w:val="44"/>
          <w:szCs w:val="44"/>
        </w:rPr>
        <w:t>浙江工商大学与英国萨塞克斯大学</w:t>
      </w:r>
    </w:p>
    <w:p w14:paraId="57DACF4D">
      <w:pPr>
        <w:spacing w:line="560" w:lineRule="exact"/>
        <w:jc w:val="center"/>
        <w:rPr>
          <w:rFonts w:ascii="Times New Roman" w:hAnsi="Times New Roman" w:eastAsia="方正小标宋简体" w:cs="Times New Roman"/>
          <w:sz w:val="44"/>
          <w:szCs w:val="44"/>
        </w:rPr>
      </w:pPr>
      <w:r>
        <w:rPr>
          <w:rFonts w:ascii="Times New Roman" w:hAnsi="Times New Roman" w:eastAsia="方正小标宋简体" w:cs="Times New Roman"/>
          <w:sz w:val="44"/>
          <w:szCs w:val="44"/>
        </w:rPr>
        <w:t>合作举办</w:t>
      </w:r>
      <w:ins w:id="0" w:author="倪郑威" w:date="2026-06-02T09:15:00Z">
        <w:r>
          <w:rPr>
            <w:rFonts w:ascii="Times New Roman" w:hAnsi="Times New Roman" w:eastAsia="方正小标宋简体" w:cs="Times New Roman"/>
            <w:sz w:val="44"/>
            <w:szCs w:val="44"/>
          </w:rPr>
          <w:t>高级机器人与人工智能专业和高级人工智能专业硕士</w:t>
        </w:r>
      </w:ins>
      <w:r>
        <w:rPr>
          <w:rFonts w:ascii="Times New Roman" w:hAnsi="Times New Roman" w:eastAsia="方正小标宋简体" w:cs="Times New Roman"/>
          <w:sz w:val="44"/>
          <w:szCs w:val="44"/>
        </w:rPr>
        <w:t>学位项目</w:t>
      </w:r>
    </w:p>
    <w:p w14:paraId="5AFF3F53">
      <w:pPr>
        <w:spacing w:line="560" w:lineRule="exact"/>
        <w:jc w:val="center"/>
        <w:rPr>
          <w:rFonts w:ascii="Times New Roman" w:hAnsi="Times New Roman" w:cs="Times New Roman"/>
          <w:sz w:val="44"/>
          <w:szCs w:val="44"/>
        </w:rPr>
      </w:pPr>
      <w:r>
        <w:rPr>
          <w:rFonts w:ascii="Times New Roman" w:hAnsi="Times New Roman" w:eastAsia="方正小标宋简体" w:cs="Times New Roman"/>
          <w:sz w:val="44"/>
          <w:szCs w:val="44"/>
        </w:rPr>
        <w:t>可行性报告</w:t>
      </w:r>
    </w:p>
    <w:p w14:paraId="07DFB2BF">
      <w:pPr>
        <w:rPr>
          <w:rFonts w:ascii="Times New Roman" w:hAnsi="Times New Roman" w:eastAsia="黑体" w:cs="Times New Roman"/>
          <w:sz w:val="32"/>
          <w:szCs w:val="32"/>
        </w:rPr>
      </w:pPr>
    </w:p>
    <w:p w14:paraId="3DFF3666">
      <w:pPr>
        <w:ind w:firstLine="560" w:firstLineChars="200"/>
        <w:rPr>
          <w:rFonts w:ascii="Times New Roman" w:hAnsi="Times New Roman" w:eastAsia="仿宋_GB2312" w:cs="Times New Roman"/>
          <w:sz w:val="32"/>
          <w:szCs w:val="32"/>
        </w:rPr>
      </w:pPr>
      <w:r>
        <w:rPr>
          <w:rFonts w:ascii="Times New Roman" w:hAnsi="Times New Roman" w:eastAsia="宋体" w:cs="Times New Roman"/>
          <w:sz w:val="28"/>
          <w:szCs w:val="32"/>
        </w:rPr>
        <w:t>为全面贯彻党的教育方针，紧密对接浙江省</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人才强省、创新强省</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首位战略，统筹做好</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引进来</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与</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走出去</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，拓宽优质高等教育资源供给渠道，强化信息科技领域高层次人才的培养力度，浙江工商大学拟与英国萨塞克斯大学合作举办</w:t>
      </w:r>
      <w:ins w:id="1" w:author="倪郑威" w:date="2026-06-02T08:43:00Z">
        <w:r>
          <w:rPr>
            <w:rFonts w:ascii="Times New Roman" w:hAnsi="Times New Roman" w:eastAsia="宋体" w:cs="Times New Roman"/>
            <w:sz w:val="28"/>
            <w:szCs w:val="32"/>
          </w:rPr>
          <w:t>高级机器人与人工智能专业</w:t>
        </w:r>
      </w:ins>
      <w:ins w:id="2" w:author="倪郑威" w:date="2026-06-02T08:44:00Z">
        <w:r>
          <w:rPr>
            <w:rFonts w:hint="eastAsia" w:ascii="Times New Roman" w:hAnsi="Times New Roman" w:eastAsia="宋体" w:cs="Times New Roman"/>
            <w:sz w:val="28"/>
            <w:szCs w:val="32"/>
          </w:rPr>
          <w:t>和</w:t>
        </w:r>
      </w:ins>
      <w:ins w:id="3" w:author="倪郑威" w:date="2026-06-02T08:44:00Z">
        <w:r>
          <w:rPr>
            <w:rFonts w:ascii="Times New Roman" w:hAnsi="Times New Roman" w:eastAsia="宋体" w:cs="Times New Roman"/>
            <w:sz w:val="28"/>
            <w:szCs w:val="32"/>
          </w:rPr>
          <w:t>高级人工智能</w:t>
        </w:r>
      </w:ins>
      <w:ins w:id="4" w:author="倪郑威" w:date="2026-06-02T09:14:00Z">
        <w:r>
          <w:rPr>
            <w:rFonts w:hint="eastAsia" w:ascii="Times New Roman" w:hAnsi="Times New Roman" w:eastAsia="宋体" w:cs="Times New Roman"/>
            <w:sz w:val="28"/>
            <w:szCs w:val="32"/>
          </w:rPr>
          <w:t>专业</w:t>
        </w:r>
      </w:ins>
      <w:ins w:id="5" w:author="倪郑威" w:date="2026-06-02T08:43:00Z">
        <w:r>
          <w:rPr>
            <w:rFonts w:ascii="Times New Roman" w:hAnsi="Times New Roman" w:eastAsia="宋体" w:cs="Times New Roman"/>
            <w:sz w:val="28"/>
            <w:szCs w:val="32"/>
          </w:rPr>
          <w:t>硕士</w:t>
        </w:r>
      </w:ins>
      <w:r>
        <w:rPr>
          <w:rFonts w:ascii="Times New Roman" w:hAnsi="Times New Roman" w:eastAsia="宋体" w:cs="Times New Roman"/>
          <w:sz w:val="28"/>
          <w:szCs w:val="32"/>
        </w:rPr>
        <w:t>学位中外合作办学项目。项目落地后，可将国际一流的</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人工智能与机器人</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专业教育资源引入省内，增强浙江省信息科技领域国际化人才的培养能力，既为全省经济社会高质量发展提供新动力，也有助于推动信息科技领域进步，促进产业升级与创新发展。</w:t>
      </w:r>
    </w:p>
    <w:p w14:paraId="169A1CB5">
      <w:pPr>
        <w:pStyle w:val="2"/>
        <w:rPr>
          <w:rFonts w:ascii="Times New Roman" w:hAnsi="Times New Roman" w:cs="Times New Roman"/>
        </w:rPr>
      </w:pPr>
      <w:r>
        <w:rPr>
          <w:rFonts w:ascii="Times New Roman" w:hAnsi="Times New Roman" w:cs="Times New Roman"/>
        </w:rPr>
        <w:t>一、项目举办背景</w:t>
      </w:r>
    </w:p>
    <w:p w14:paraId="0F45B083">
      <w:pPr>
        <w:ind w:firstLine="560" w:firstLineChars="200"/>
        <w:rPr>
          <w:rFonts w:ascii="Times New Roman" w:hAnsi="Times New Roman" w:eastAsia="宋体" w:cs="Times New Roman"/>
          <w:sz w:val="28"/>
        </w:rPr>
      </w:pPr>
      <w:ins w:id="6" w:author="Carton" w:date="2026-06-08T15:16:00Z">
        <w:r>
          <w:rPr>
            <w:rFonts w:ascii="Times New Roman" w:hAnsi="Times New Roman" w:eastAsia="宋体" w:cs="Times New Roman"/>
            <w:sz w:val="28"/>
          </w:rPr>
          <w:t>党的二十大提出，要“强化基础、新兴与交叉学科建设，加速建成具有中国特色的世界一流大学和优势学科”。</w:t>
        </w:r>
      </w:ins>
      <w:r>
        <w:rPr>
          <w:rFonts w:ascii="Times New Roman" w:hAnsi="Times New Roman" w:eastAsia="宋体" w:cs="Times New Roman"/>
          <w:sz w:val="28"/>
        </w:rPr>
        <w:t>与之相呼应，浙江省教育厅印发的</w:t>
      </w:r>
      <w:ins w:id="7" w:author="Carton" w:date="2026-06-08T15:16:00Z">
        <w:r>
          <w:rPr>
            <w:rFonts w:ascii="Times New Roman" w:hAnsi="Times New Roman" w:eastAsia="宋体" w:cs="Times New Roman"/>
            <w:sz w:val="28"/>
          </w:rPr>
          <w:t>《中外合作办学高质量发展改革创新试验区实施方案》（浙教办国际〔2023〕14号）</w:t>
        </w:r>
      </w:ins>
      <w:r>
        <w:rPr>
          <w:rFonts w:ascii="Times New Roman" w:hAnsi="Times New Roman" w:eastAsia="宋体" w:cs="Times New Roman"/>
          <w:sz w:val="28"/>
        </w:rPr>
        <w:t>进一步明确，要着力打造"双轮驱动"的浙江模式，引导一批高校先行先试，持续挖掘中外合作办学的深层价值。</w:t>
      </w:r>
    </w:p>
    <w:p w14:paraId="03D6BD4A">
      <w:pPr>
        <w:ind w:firstLine="560" w:firstLineChars="200"/>
        <w:rPr>
          <w:rFonts w:ascii="Times New Roman" w:hAnsi="Times New Roman" w:eastAsia="宋体" w:cs="Times New Roman"/>
          <w:sz w:val="28"/>
        </w:rPr>
      </w:pPr>
      <w:r>
        <w:rPr>
          <w:rFonts w:ascii="Times New Roman" w:hAnsi="Times New Roman" w:eastAsia="宋体" w:cs="Times New Roman"/>
          <w:sz w:val="28"/>
        </w:rPr>
        <w:t>如今，</w:t>
      </w:r>
      <w:r>
        <w:rPr>
          <w:rFonts w:hint="eastAsia" w:ascii="Times New Roman" w:hAnsi="Times New Roman" w:eastAsia="宋体" w:cs="Times New Roman"/>
          <w:sz w:val="28"/>
          <w:lang w:eastAsia="zh-CN"/>
        </w:rPr>
        <w:t>“</w:t>
      </w:r>
      <w:r>
        <w:rPr>
          <w:rFonts w:ascii="Times New Roman" w:hAnsi="Times New Roman" w:eastAsia="宋体" w:cs="Times New Roman"/>
          <w:sz w:val="28"/>
        </w:rPr>
        <w:t>人工智能与机器人</w:t>
      </w:r>
      <w:r>
        <w:rPr>
          <w:rFonts w:hint="eastAsia" w:ascii="Times New Roman" w:hAnsi="Times New Roman" w:eastAsia="宋体" w:cs="Times New Roman"/>
          <w:sz w:val="28"/>
          <w:lang w:eastAsia="zh-CN"/>
        </w:rPr>
        <w:t>”</w:t>
      </w:r>
      <w:r>
        <w:rPr>
          <w:rFonts w:ascii="Times New Roman" w:hAnsi="Times New Roman" w:eastAsia="宋体" w:cs="Times New Roman"/>
          <w:sz w:val="28"/>
        </w:rPr>
        <w:t>作为颠覆性前沿技术的典型代表，正深刻定义着未来发展方向，既牵引众多技术门类与产业实现迭代升级，又成为新一轮科技革命的重要突破口和产业变革的核心驱动力。就研究内涵而言，该领域一方面需攻克认知神经科学、认知心理学、复杂网络、智能算法、量子智能等前沿科学问题及共性关键理论，另一方面也要破解鲁棒性、可解释性、安全性、脆弱性等诸多技术难题；就技术路径来看，则覆盖推理与问题求解、模式识别与机器学习、大数据智能、跨媒体智能、混合增强智能以及人工智能工具与方法等多个层面。</w:t>
      </w:r>
    </w:p>
    <w:p w14:paraId="5A5E711F">
      <w:pPr>
        <w:ind w:firstLine="560" w:firstLineChars="200"/>
        <w:rPr>
          <w:rFonts w:ascii="Times New Roman" w:hAnsi="Times New Roman" w:eastAsia="宋体" w:cs="Times New Roman"/>
          <w:sz w:val="28"/>
        </w:rPr>
      </w:pPr>
      <w:r>
        <w:rPr>
          <w:rFonts w:ascii="Times New Roman" w:hAnsi="Times New Roman" w:eastAsia="宋体" w:cs="Times New Roman"/>
          <w:sz w:val="28"/>
        </w:rPr>
        <w:t>立足已有的中外合作办学机构——</w:t>
      </w:r>
      <w:ins w:id="8" w:author="Carton" w:date="2026-06-08T15:17:00Z">
        <w:r>
          <w:rPr>
            <w:rFonts w:ascii="Times New Roman" w:hAnsi="Times New Roman" w:eastAsia="宋体" w:cs="Times New Roman"/>
            <w:sz w:val="28"/>
          </w:rPr>
          <w:t>“浙江工商大学萨塞克斯人工智能学院”，浙江工商大学</w:t>
        </w:r>
      </w:ins>
      <w:r>
        <w:rPr>
          <w:rFonts w:ascii="Times New Roman" w:hAnsi="Times New Roman" w:eastAsia="宋体" w:cs="Times New Roman"/>
          <w:sz w:val="28"/>
        </w:rPr>
        <w:t>拟联合英国萨塞克斯大学，共同开设</w:t>
      </w:r>
      <w:ins w:id="9" w:author="Carton" w:date="2026-06-08T15:17:00Z">
        <w:r>
          <w:rPr>
            <w:rFonts w:ascii="Times New Roman" w:hAnsi="Times New Roman" w:eastAsia="宋体" w:cs="Times New Roman"/>
            <w:sz w:val="28"/>
          </w:rPr>
          <w:t>“高级机器人与人工智能”及“高级人工智能”两个硕士层次的合作项目。</w:t>
        </w:r>
      </w:ins>
      <w:r>
        <w:rPr>
          <w:rFonts w:ascii="Times New Roman" w:hAnsi="Times New Roman" w:eastAsia="宋体" w:cs="Times New Roman"/>
          <w:sz w:val="28"/>
        </w:rPr>
        <w:t>此举既是贯彻党和国家教育方针、顺应新时代教育现代化要求的战略选择，也是引入海外优质资源、夯实人工智能基础学科与新兴交叉学科建设、为浙江乃至全国培育多层次高端AI人才的关键一步。同时，项目还将充实现有合作的办学层次与内涵，依托创新型研究人才联合培养和中外双导师协同科研机制，主动融入全球人工智能创新网络，践行"双轮驱动"浙江模式，推动学校学科建设与综合办学实力实现新的提升。</w:t>
      </w:r>
    </w:p>
    <w:p w14:paraId="6C35C123">
      <w:pPr>
        <w:pStyle w:val="2"/>
        <w:rPr>
          <w:rFonts w:ascii="Times New Roman" w:hAnsi="Times New Roman" w:cs="Times New Roman"/>
        </w:rPr>
      </w:pPr>
      <w:r>
        <w:rPr>
          <w:rFonts w:ascii="Times New Roman" w:hAnsi="Times New Roman" w:cs="Times New Roman"/>
        </w:rPr>
        <w:t>二、合作双方介绍</w:t>
      </w:r>
    </w:p>
    <w:p w14:paraId="157328FE">
      <w:pPr>
        <w:pStyle w:val="3"/>
        <w:rPr>
          <w:rFonts w:ascii="Times New Roman" w:hAnsi="Times New Roman" w:cs="Times New Roman"/>
        </w:rPr>
      </w:pPr>
      <w:r>
        <w:rPr>
          <w:rFonts w:ascii="Times New Roman" w:hAnsi="Times New Roman" w:cs="Times New Roman"/>
        </w:rPr>
        <w:t>（一）浙江工商大学</w:t>
      </w:r>
    </w:p>
    <w:p w14:paraId="501FE0B3">
      <w:pPr>
        <w:ind w:firstLine="560" w:firstLineChars="200"/>
        <w:rPr>
          <w:rFonts w:ascii="Times New Roman" w:hAnsi="Times New Roman" w:eastAsia="宋体" w:cs="Times New Roman"/>
          <w:sz w:val="28"/>
          <w:szCs w:val="32"/>
        </w:rPr>
      </w:pPr>
      <w:r>
        <w:rPr>
          <w:rFonts w:ascii="Times New Roman" w:hAnsi="Times New Roman" w:eastAsia="宋体" w:cs="Times New Roman"/>
          <w:sz w:val="28"/>
          <w:szCs w:val="32"/>
        </w:rPr>
        <w:t>浙江工商大学是浙江省人民政府、商务部和教育部共建大学，坐落于风景秀丽的杭州，前身是创建于1911年的杭州中等商业学堂，是我国最早创办的商业专门学校之一。1980年经国务院批准成立杭州商学院，1998年从原商业部直属院校改为</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中央与地方共建，以地方管理为主</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2004年经教育部批准更名为浙江工商大学。百余年来学校秉承商科办学传统，坚持走特色办学之路，以经管类学科为主，理工文法等多学科协调发展，办学水平不断提高。2017年，学校被确定为浙江省重点建设高校，统计学、工商管理学入选省优势特色学科名单。2023年，学校入选浙江省</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双一流196工程</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院校，统计学入选省登峰学科建设名单，工商管理学、马克思主义理论入选省优势特色学科名单。</w:t>
      </w:r>
    </w:p>
    <w:p w14:paraId="01D02238">
      <w:pPr>
        <w:pStyle w:val="3"/>
        <w:rPr>
          <w:rFonts w:ascii="Times New Roman" w:hAnsi="Times New Roman" w:cs="Times New Roman"/>
        </w:rPr>
      </w:pPr>
      <w:r>
        <w:rPr>
          <w:rFonts w:ascii="Times New Roman" w:hAnsi="Times New Roman" w:cs="Times New Roman"/>
        </w:rPr>
        <w:t>（二）英国萨塞克斯大学</w:t>
      </w:r>
    </w:p>
    <w:p w14:paraId="08736EFB">
      <w:pPr>
        <w:ind w:firstLine="560" w:firstLineChars="200"/>
        <w:rPr>
          <w:rFonts w:ascii="Times New Roman" w:hAnsi="Times New Roman" w:eastAsia="宋体" w:cs="Times New Roman"/>
          <w:sz w:val="28"/>
          <w:szCs w:val="32"/>
        </w:rPr>
      </w:pPr>
      <w:r>
        <w:rPr>
          <w:rFonts w:ascii="Times New Roman" w:hAnsi="Times New Roman" w:eastAsia="宋体" w:cs="Times New Roman"/>
          <w:sz w:val="28"/>
          <w:szCs w:val="32"/>
        </w:rPr>
        <w:t>英国萨塞克斯大学成立于 1961 年，是英国 20 世纪 60 年代新大学浪潮中首家获批皇家特许状的顶尖公立研究型综合性大学，稳居全球高校前 1% 行列。在 2025 年 QS 世界大学排名中，该校位列全球并列第 246 位、全英第 31 位；在 2025 年泰晤士高等教育（THE）世界大学排名中，位列全球 201-250 位区间、全英并列第 26 位，稳居全球高校前 12% 行列，是全球公认的交叉学科研究与创新型人才培养标杆院校。</w:t>
      </w:r>
    </w:p>
    <w:p w14:paraId="7BF0991B">
      <w:pPr>
        <w:ind w:firstLine="560" w:firstLineChars="200"/>
        <w:rPr>
          <w:rFonts w:ascii="Times New Roman" w:hAnsi="Times New Roman" w:eastAsia="宋体" w:cs="Times New Roman"/>
          <w:sz w:val="28"/>
          <w:szCs w:val="32"/>
        </w:rPr>
      </w:pPr>
      <w:r>
        <w:rPr>
          <w:rFonts w:ascii="Times New Roman" w:hAnsi="Times New Roman" w:eastAsia="宋体" w:cs="Times New Roman"/>
          <w:sz w:val="28"/>
          <w:szCs w:val="32"/>
        </w:rPr>
        <w:t>该校是全球认知科学和人工智能领域范式转换研究的发源地，与本次合作项目核心领域高度契合，在人工智能与机器人学科建设、前沿研究上拥有不可替代的学术底蕴与全球影响力。1974 年，该校创立全球首个跨学科认知与计算科学学院（COGS），率先开创人工智能与认知科学、神经科学、工程学交叉融合的研究范式，为现代人工智能的理论突破与产业应用奠定了核心学科基础。被誉为</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AI 教父</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、深度学习三巨头之一、2024年诺贝尔物理学奖得主杰弗里・辛顿（Geoffrey Hinton），于 1976-1978年受聘为该校认知研究项目专职博士后研究员，其奠定现代深度学习技术体系的神经网络核心理论与突破性探索，正是在此期间完成关键奠基；2011年，辛顿被授予该校荣誉理学博士学位，其学术脉络与研究传承已深度融入该校人工智能学科的建设体系，成为学校智能科学领域持续领跑全球的核心支撑。</w:t>
      </w:r>
    </w:p>
    <w:p w14:paraId="6E18359E">
      <w:pPr>
        <w:ind w:firstLine="560" w:firstLineChars="200"/>
        <w:rPr>
          <w:rFonts w:ascii="Times New Roman" w:hAnsi="Times New Roman" w:eastAsia="宋体" w:cs="Times New Roman"/>
          <w:sz w:val="28"/>
          <w:szCs w:val="32"/>
        </w:rPr>
      </w:pPr>
      <w:r>
        <w:rPr>
          <w:rFonts w:ascii="Times New Roman" w:hAnsi="Times New Roman" w:eastAsia="宋体" w:cs="Times New Roman"/>
          <w:sz w:val="28"/>
          <w:szCs w:val="32"/>
        </w:rPr>
        <w:t>建校至今，学校汇聚了一支顶尖水平的师资与科研队伍，包括12位英国国家学术院院士。建校以来，共有6位诺贝尔奖得主曾在校担任全职教职或开展科研工作，除辛顿外，约翰・康福斯爵士、哈里・克罗托爵士、安东尼・莱格特爵士3位诺奖得主的获奖核心研究工作，均在校任职期间完成，研究领域覆盖化学、物理等基础学科，为学校跨学科研究、前沿技术突破奠定了坚实的学术底蕴。在英国官方最新的科研卓越框架（REF 2021）评估中，该校89%的科研成果被评定为 “世界领先”（40.6%）或 “国际优秀”（48.4%），93%的科研影响力被评为 “杰出” 或 “非常可观”，科研综合实力与成果转化能力位居英国高校前列。学校多个学科研发团队与英国及全球头部企业、顶尖科研机构保持长期深度的科研合作与产业联动，具备成熟的高层次研究型人才培养体系与产学研融合经验。</w:t>
      </w:r>
    </w:p>
    <w:p w14:paraId="64792DA4">
      <w:pPr>
        <w:pStyle w:val="2"/>
        <w:rPr>
          <w:rFonts w:ascii="Times New Roman" w:hAnsi="Times New Roman" w:eastAsia="宋体" w:cs="Times New Roman"/>
          <w:sz w:val="28"/>
        </w:rPr>
      </w:pPr>
      <w:r>
        <w:rPr>
          <w:rFonts w:ascii="Times New Roman" w:hAnsi="Times New Roman" w:cs="Times New Roman"/>
        </w:rPr>
        <w:t>三、项目的必要性</w:t>
      </w:r>
    </w:p>
    <w:p w14:paraId="7FE2EECA">
      <w:pPr>
        <w:ind w:firstLine="560" w:firstLineChars="200"/>
        <w:rPr>
          <w:rFonts w:ascii="Times New Roman" w:hAnsi="Times New Roman" w:eastAsia="宋体" w:cs="Times New Roman"/>
          <w:sz w:val="28"/>
          <w:szCs w:val="32"/>
        </w:rPr>
      </w:pPr>
      <w:r>
        <w:rPr>
          <w:rFonts w:hint="eastAsia" w:ascii="Times New Roman" w:hAnsi="Times New Roman" w:eastAsia="宋体" w:cs="Times New Roman"/>
          <w:sz w:val="28"/>
          <w:szCs w:val="32"/>
        </w:rPr>
        <w:t>当今世界，新一轮科技革命与产业变革浪潮奔涌，我国经济社会发展正迈入高质量发展的崭新阶段。在这一宏观格局下，开办</w:t>
      </w:r>
      <w:ins w:id="10" w:author="Carton" w:date="2026-06-06T11:02:00Z">
        <w:r>
          <w:rPr>
            <w:rFonts w:hint="eastAsia" w:ascii="Times New Roman" w:hAnsi="Times New Roman" w:eastAsia="宋体" w:cs="Times New Roman"/>
            <w:sz w:val="28"/>
            <w:szCs w:val="32"/>
          </w:rPr>
          <w:t>“</w:t>
        </w:r>
      </w:ins>
      <w:ins w:id="11" w:author="Carton" w:date="2026-06-06T11:02:00Z">
        <w:r>
          <w:rPr>
            <w:rFonts w:ascii="Times New Roman" w:hAnsi="Times New Roman" w:eastAsia="宋体" w:cs="Times New Roman"/>
            <w:sz w:val="28"/>
            <w:szCs w:val="32"/>
          </w:rPr>
          <w:t>高级机器人与人工智能</w:t>
        </w:r>
      </w:ins>
      <w:ins w:id="12" w:author="Carton" w:date="2026-06-06T11:02:00Z">
        <w:r>
          <w:rPr>
            <w:rFonts w:hint="eastAsia" w:ascii="Times New Roman" w:hAnsi="Times New Roman" w:eastAsia="宋体" w:cs="Times New Roman"/>
            <w:sz w:val="28"/>
            <w:szCs w:val="32"/>
          </w:rPr>
          <w:t>”</w:t>
        </w:r>
      </w:ins>
      <w:ins w:id="13" w:author="Carton" w:date="2026-06-06T11:02:00Z">
        <w:r>
          <w:rPr>
            <w:rFonts w:ascii="Times New Roman" w:hAnsi="Times New Roman" w:eastAsia="宋体" w:cs="Times New Roman"/>
            <w:sz w:val="28"/>
            <w:szCs w:val="32"/>
          </w:rPr>
          <w:t>和</w:t>
        </w:r>
      </w:ins>
      <w:ins w:id="14" w:author="Carton" w:date="2026-06-06T11:02:00Z">
        <w:r>
          <w:rPr>
            <w:rFonts w:hint="eastAsia" w:ascii="Times New Roman" w:hAnsi="Times New Roman" w:eastAsia="宋体" w:cs="Times New Roman"/>
            <w:sz w:val="28"/>
            <w:szCs w:val="32"/>
          </w:rPr>
          <w:t>“</w:t>
        </w:r>
      </w:ins>
      <w:ins w:id="15" w:author="Carton" w:date="2026-06-06T11:02:00Z">
        <w:r>
          <w:rPr>
            <w:rFonts w:ascii="Times New Roman" w:hAnsi="Times New Roman" w:eastAsia="宋体" w:cs="Times New Roman"/>
            <w:sz w:val="28"/>
            <w:szCs w:val="32"/>
          </w:rPr>
          <w:t>高级人工智能</w:t>
        </w:r>
      </w:ins>
      <w:ins w:id="16" w:author="Carton" w:date="2026-06-06T11:02:00Z">
        <w:r>
          <w:rPr>
            <w:rFonts w:hint="eastAsia" w:ascii="Times New Roman" w:hAnsi="Times New Roman" w:eastAsia="宋体" w:cs="Times New Roman"/>
            <w:sz w:val="28"/>
            <w:szCs w:val="32"/>
          </w:rPr>
          <w:t>”</w:t>
        </w:r>
      </w:ins>
      <w:r>
        <w:rPr>
          <w:rFonts w:hint="eastAsia" w:ascii="Times New Roman" w:hAnsi="Times New Roman" w:eastAsia="宋体" w:cs="Times New Roman"/>
          <w:sz w:val="28"/>
          <w:szCs w:val="32"/>
        </w:rPr>
        <w:t>两个硕士研究生培养项目，不仅顺应了全球技术演进的客观规律、回应了产业转型升级的迫切需求，更承载着服务国家重大战略、增强我国高等教育国际竞争力的时代使命</w:t>
      </w:r>
      <w:ins w:id="17" w:author="Carton" w:date="2026-06-06T11:02:00Z">
        <w:r>
          <w:rPr>
            <w:rFonts w:ascii="Times New Roman" w:hAnsi="Times New Roman" w:eastAsia="宋体" w:cs="Times New Roman"/>
            <w:sz w:val="28"/>
            <w:szCs w:val="32"/>
          </w:rPr>
          <w:t>。</w:t>
        </w:r>
      </w:ins>
    </w:p>
    <w:p w14:paraId="6AE8D4C5">
      <w:pPr>
        <w:pStyle w:val="3"/>
        <w:rPr>
          <w:rFonts w:ascii="Times New Roman" w:hAnsi="Times New Roman" w:cs="Times New Roman"/>
        </w:rPr>
      </w:pPr>
      <w:bookmarkStart w:id="0" w:name="X837aec372c1af5c681d22293614ac964e00f722"/>
      <w:r>
        <w:rPr>
          <w:rFonts w:ascii="Times New Roman" w:hAnsi="Times New Roman" w:cs="Times New Roman"/>
        </w:rPr>
        <w:t>（一）</w:t>
      </w:r>
      <w:ins w:id="18" w:author="Carton" w:date="2026-06-08T15:57:00Z">
        <w:r>
          <w:rPr>
            <w:rFonts w:ascii="Times New Roman" w:hAnsi="Times New Roman" w:cs="Times New Roman"/>
          </w:rPr>
          <w:t>锚定国家战略需求，锻造智能产业人才核心引擎</w:t>
        </w:r>
      </w:ins>
    </w:p>
    <w:p w14:paraId="0AF3B68E">
      <w:pPr>
        <w:ind w:firstLine="560" w:firstLineChars="200"/>
        <w:rPr>
          <w:rFonts w:ascii="Times New Roman" w:hAnsi="Times New Roman" w:eastAsia="宋体" w:cs="Times New Roman"/>
          <w:sz w:val="28"/>
          <w:szCs w:val="32"/>
        </w:rPr>
      </w:pPr>
      <w:r>
        <w:rPr>
          <w:rFonts w:ascii="Times New Roman" w:hAnsi="Times New Roman" w:eastAsia="宋体" w:cs="Times New Roman"/>
          <w:sz w:val="28"/>
          <w:szCs w:val="32"/>
        </w:rPr>
        <w:t>以高级人工智能与机器人技术为核心引擎，加速智能产业的培育与壮大，是党和国家立足新发展阶段作出的重大战略部署，关乎高水平科技自立自强的实现，是建设教育强国、科技强国、制造强国的题中之义，更是推进中国式现代化、构建现代化产业体系、掌握全球科技竞争主动权的关键所在。本次开设的</w:t>
      </w:r>
      <w:ins w:id="19" w:author="Carton" w:date="2026-06-06T11:02:00Z">
        <w:r>
          <w:rPr>
            <w:rFonts w:hint="eastAsia" w:ascii="Times New Roman" w:hAnsi="Times New Roman" w:eastAsia="宋体" w:cs="Times New Roman"/>
            <w:sz w:val="28"/>
            <w:szCs w:val="32"/>
          </w:rPr>
          <w:t>“</w:t>
        </w:r>
      </w:ins>
      <w:ins w:id="20" w:author="Carton" w:date="2026-06-06T11:02:00Z">
        <w:r>
          <w:rPr>
            <w:rFonts w:ascii="Times New Roman" w:hAnsi="Times New Roman" w:eastAsia="宋体" w:cs="Times New Roman"/>
            <w:sz w:val="28"/>
            <w:szCs w:val="32"/>
          </w:rPr>
          <w:t>高级机器人与人工智能</w:t>
        </w:r>
      </w:ins>
      <w:ins w:id="21" w:author="Carton" w:date="2026-06-06T11:02:00Z">
        <w:r>
          <w:rPr>
            <w:rFonts w:hint="eastAsia" w:ascii="Times New Roman" w:hAnsi="Times New Roman" w:eastAsia="宋体" w:cs="Times New Roman"/>
            <w:sz w:val="28"/>
            <w:szCs w:val="32"/>
          </w:rPr>
          <w:t>”</w:t>
        </w:r>
      </w:ins>
      <w:ins w:id="22" w:author="Carton" w:date="2026-06-06T11:02:00Z">
        <w:r>
          <w:rPr>
            <w:rFonts w:ascii="Times New Roman" w:hAnsi="Times New Roman" w:eastAsia="宋体" w:cs="Times New Roman"/>
            <w:sz w:val="28"/>
            <w:szCs w:val="32"/>
          </w:rPr>
          <w:t>和</w:t>
        </w:r>
      </w:ins>
      <w:ins w:id="23" w:author="Carton" w:date="2026-06-06T11:02:00Z">
        <w:r>
          <w:rPr>
            <w:rFonts w:hint="eastAsia" w:ascii="Times New Roman" w:hAnsi="Times New Roman" w:eastAsia="宋体" w:cs="Times New Roman"/>
            <w:sz w:val="28"/>
            <w:szCs w:val="32"/>
          </w:rPr>
          <w:t>“</w:t>
        </w:r>
      </w:ins>
      <w:ins w:id="24" w:author="Carton" w:date="2026-06-06T11:02:00Z">
        <w:r>
          <w:rPr>
            <w:rFonts w:ascii="Times New Roman" w:hAnsi="Times New Roman" w:eastAsia="宋体" w:cs="Times New Roman"/>
            <w:sz w:val="28"/>
            <w:szCs w:val="32"/>
          </w:rPr>
          <w:t>高级人工智能</w:t>
        </w:r>
      </w:ins>
      <w:ins w:id="25" w:author="Carton" w:date="2026-06-06T11:02:00Z">
        <w:r>
          <w:rPr>
            <w:rFonts w:hint="eastAsia" w:ascii="Times New Roman" w:hAnsi="Times New Roman" w:eastAsia="宋体" w:cs="Times New Roman"/>
            <w:sz w:val="28"/>
            <w:szCs w:val="32"/>
          </w:rPr>
          <w:t>”</w:t>
        </w:r>
      </w:ins>
      <w:r>
        <w:rPr>
          <w:rFonts w:ascii="Times New Roman" w:hAnsi="Times New Roman" w:eastAsia="宋体" w:cs="Times New Roman"/>
          <w:sz w:val="28"/>
          <w:szCs w:val="32"/>
        </w:rPr>
        <w:t>硕士学位中外合作办学项目，紧扣国家顶层战略导向，主动嵌入全球科技革命与产业变革的时代洪流，汇聚中英两国一流的教育与科研资源，致力于成体系地培育兼具国际视野的人工智能领域高层次拔尖创新人才，为国家发展新质生产力、占据全球科技竞争制高点夯实人才之基、注入创新之源</w:t>
      </w:r>
      <w:ins w:id="26" w:author="Carton" w:date="2026-06-06T11:14:00Z">
        <w:r>
          <w:rPr>
            <w:rFonts w:ascii="Times New Roman" w:hAnsi="Times New Roman" w:eastAsia="宋体" w:cs="Times New Roman"/>
            <w:sz w:val="28"/>
            <w:szCs w:val="32"/>
          </w:rPr>
          <w:t>。</w:t>
        </w:r>
      </w:ins>
    </w:p>
    <w:p w14:paraId="17211837">
      <w:pPr>
        <w:pStyle w:val="4"/>
        <w:rPr>
          <w:rFonts w:ascii="Times New Roman" w:hAnsi="Times New Roman" w:cs="Times New Roman"/>
        </w:rPr>
      </w:pPr>
      <w:bookmarkStart w:id="1" w:name="X32d5a27ead5c1d406abb37296f30ea02be8404c"/>
      <w:r>
        <w:rPr>
          <w:rFonts w:ascii="Times New Roman" w:hAnsi="Times New Roman" w:cs="Times New Roman"/>
        </w:rPr>
        <w:t xml:space="preserve">1. </w:t>
      </w:r>
      <w:ins w:id="27" w:author="Carton" w:date="2026-06-08T15:58:00Z">
        <w:r>
          <w:rPr>
            <w:rFonts w:ascii="Times New Roman" w:hAnsi="Times New Roman" w:cs="Times New Roman"/>
          </w:rPr>
          <w:t>贯彻“人工智能+”国家战略</w:t>
        </w:r>
      </w:ins>
    </w:p>
    <w:p w14:paraId="19526923">
      <w:pPr>
        <w:ind w:firstLine="560" w:firstLineChars="200"/>
        <w:rPr>
          <w:rFonts w:ascii="Times New Roman" w:hAnsi="Times New Roman" w:eastAsia="宋体" w:cs="Times New Roman"/>
          <w:sz w:val="28"/>
          <w:szCs w:val="32"/>
        </w:rPr>
      </w:pPr>
      <w:r>
        <w:rPr>
          <w:rFonts w:ascii="Times New Roman" w:hAnsi="Times New Roman" w:eastAsia="宋体" w:cs="Times New Roman"/>
          <w:sz w:val="28"/>
          <w:szCs w:val="32"/>
        </w:rPr>
        <w:t>2025年，国务院正式印发《关于深入实施</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人工智能+</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行动的意见》，标志着</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人工智能+</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正式跃升为国家层面的战略行动。作为纲领性文件，《意见》确立了</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强化前瞻谋划、系统布局、分业施策</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的基本遵循，旨在全方位推进人工智能向经济社会各领域渗透融合。文件锚定2027年阶段性目标，明确要在科学技术、产业发展等六大重点领域率先实现人工智能的广泛深度融合，尤其着重强调要做强智能原生技术、产品与服务体系，提速智能制造装备、智能机器人等新一代智能终端产品的培育进程。</w:t>
      </w:r>
    </w:p>
    <w:p w14:paraId="4D88ED01">
      <w:pPr>
        <w:ind w:firstLine="560" w:firstLineChars="200"/>
        <w:rPr>
          <w:rFonts w:ascii="Times New Roman" w:hAnsi="Times New Roman" w:eastAsia="宋体" w:cs="Times New Roman"/>
          <w:sz w:val="28"/>
          <w:szCs w:val="32"/>
        </w:rPr>
      </w:pP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高级机器人与人工智能</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和</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高级人工智能</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硕士项目，无论在课程体系还是研究方向上，均与《意见》精神同频共振，并将其要求贯穿人才培养全链条，堪称将国家</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人工智能+</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行动由政策蓝图转化为现实成效的重要抓手。</w:t>
      </w:r>
    </w:p>
    <w:p w14:paraId="224091AB">
      <w:pPr>
        <w:ind w:firstLine="560" w:firstLineChars="200"/>
        <w:rPr>
          <w:rFonts w:ascii="Times New Roman" w:hAnsi="Times New Roman" w:eastAsia="宋体" w:cs="Times New Roman"/>
          <w:sz w:val="28"/>
          <w:szCs w:val="32"/>
        </w:rPr>
      </w:pPr>
      <w:r>
        <w:rPr>
          <w:rFonts w:ascii="Times New Roman" w:hAnsi="Times New Roman" w:eastAsia="宋体" w:cs="Times New Roman"/>
          <w:sz w:val="28"/>
          <w:szCs w:val="32"/>
        </w:rPr>
        <w:t>其一，直接服务于国家现代化产业体系建设。项目着力培养能够设计、研发并应用高级AI算法与智能机器人系统的领军型工程师和研究人员，这正是驱动</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人工智能+产业发展</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的关键人才支撑。无论是助推传统制造业向高端化、智能化、绿色化转型，还是孵化智能原生新业态、搭建现代化产业体系，此类人才都是实施智能化解决方案、赋能实体经济高质量发展的中坚力量。</w:t>
      </w:r>
    </w:p>
    <w:p w14:paraId="2F6811B1">
      <w:pPr>
        <w:ind w:firstLine="560" w:firstLineChars="200"/>
        <w:rPr>
          <w:rFonts w:ascii="Times New Roman" w:hAnsi="Times New Roman" w:eastAsia="宋体" w:cs="Times New Roman"/>
          <w:sz w:val="28"/>
          <w:szCs w:val="32"/>
        </w:rPr>
      </w:pPr>
      <w:r>
        <w:rPr>
          <w:rFonts w:ascii="Times New Roman" w:hAnsi="Times New Roman" w:eastAsia="宋体" w:cs="Times New Roman"/>
          <w:sz w:val="28"/>
          <w:szCs w:val="32"/>
        </w:rPr>
        <w:t>其二，有力支撑人工智能领域高水平科技自立自强。国家战略明确提出要</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加速科学发现进程</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驱动技术研发模式创新</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，这是我国攻克人工智能</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卡脖子</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技术、争夺全球技术话语权的内在要求。项目通过搭建前沿理论课程体系、推行研究导向型培养模式，引领学生潜心深耕前沿探索，重点锻造既具</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从0到1</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原始创新能力、又有</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从1到N</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成果转化本领的高端科研人才，为我国抢占人工智能技术制高点厚植人才根基。</w:t>
      </w:r>
    </w:p>
    <w:p w14:paraId="5862F45D">
      <w:pPr>
        <w:ind w:firstLine="560" w:firstLineChars="200"/>
        <w:rPr>
          <w:rFonts w:ascii="Times New Roman" w:hAnsi="Times New Roman" w:eastAsia="宋体" w:cs="Times New Roman"/>
          <w:sz w:val="28"/>
          <w:szCs w:val="32"/>
        </w:rPr>
      </w:pPr>
      <w:r>
        <w:rPr>
          <w:rFonts w:ascii="Times New Roman" w:hAnsi="Times New Roman" w:eastAsia="宋体" w:cs="Times New Roman"/>
          <w:sz w:val="28"/>
          <w:szCs w:val="32"/>
        </w:rPr>
        <w:t>其三，全面筑牢人工智能领域人才强国建设根基。《意见》明确要求</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加强人才队伍建设</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，强调要</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推进人工智能全学段教育和全社会通识教育，完善学科专业布局，加大高层次人才培养力度</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项目借助中外合作办学这一路径，系统引进国际顶尖教育资源，构建起既与国际前沿接轨、又契合国家战略所需的硕士层次人才培养体系，为落实人才强国战略、超常规培育人工智能领军人才提供了直接而高效的通道，能够切实弥补我国人工智能高层次拔尖人才的供给缺口。</w:t>
      </w:r>
    </w:p>
    <w:bookmarkEnd w:id="1"/>
    <w:p w14:paraId="319E1F7F">
      <w:pPr>
        <w:pStyle w:val="4"/>
        <w:rPr>
          <w:rFonts w:ascii="Times New Roman" w:hAnsi="Times New Roman" w:cs="Times New Roman"/>
        </w:rPr>
      </w:pPr>
      <w:bookmarkStart w:id="2" w:name="X63ce923c8ce1fd1ef02a6c87e795a49c989ad11"/>
      <w:r>
        <w:rPr>
          <w:rFonts w:ascii="Times New Roman" w:hAnsi="Times New Roman" w:cs="Times New Roman"/>
        </w:rPr>
        <w:t>2.</w:t>
      </w:r>
      <w:r>
        <w:t xml:space="preserve"> </w:t>
      </w:r>
      <w:r>
        <w:rPr>
          <w:rFonts w:ascii="Times New Roman" w:hAnsi="Times New Roman" w:cs="Times New Roman"/>
        </w:rPr>
        <w:t>锻造新质生产力人才引擎，夯实高质量发展战略支点</w:t>
      </w:r>
    </w:p>
    <w:p w14:paraId="4E586875">
      <w:pPr>
        <w:ind w:firstLine="560" w:firstLineChars="200"/>
        <w:rPr>
          <w:rFonts w:ascii="Times New Roman" w:hAnsi="Times New Roman" w:eastAsia="宋体" w:cs="Times New Roman"/>
          <w:sz w:val="28"/>
          <w:szCs w:val="32"/>
        </w:rPr>
      </w:pPr>
      <w:r>
        <w:rPr>
          <w:rFonts w:ascii="Times New Roman" w:hAnsi="Times New Roman" w:eastAsia="宋体" w:cs="Times New Roman"/>
          <w:sz w:val="28"/>
          <w:szCs w:val="32"/>
        </w:rPr>
        <w:t>面向</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十五五</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规划与2026年国家宏观战略布局，</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新质生产力</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已跃升为驱动中国式现代化的绝对主轴。其底层逻辑，在于以颠覆性科技创新催生跨越式的产业重构。在此语境下，高级人工智能与机器人技术不再是单一的学科分支，而是重塑全要素生产率、定义未来经济形态的“超级引擎”。本项目精准锚定这一时代命题，直击高阶复合型人才匮乏这一制约新质生产力爆发的</w:t>
      </w:r>
      <w:r>
        <w:rPr>
          <w:rFonts w:hint="eastAsia" w:ascii="Times New Roman" w:hAnsi="Times New Roman" w:eastAsia="宋体" w:cs="Times New Roman"/>
          <w:sz w:val="28"/>
          <w:szCs w:val="32"/>
          <w:lang w:val="en-US" w:eastAsia="zh-CN"/>
        </w:rPr>
        <w:t>难题</w:t>
      </w:r>
      <w:r>
        <w:rPr>
          <w:rFonts w:ascii="Times New Roman" w:hAnsi="Times New Roman" w:eastAsia="宋体" w:cs="Times New Roman"/>
          <w:sz w:val="28"/>
          <w:szCs w:val="32"/>
        </w:rPr>
        <w:t>，其战略纵深主要体现在两大维度：</w:t>
      </w:r>
    </w:p>
    <w:p w14:paraId="14138BC4">
      <w:pPr>
        <w:ind w:firstLine="560" w:firstLineChars="200"/>
        <w:rPr>
          <w:rFonts w:ascii="Times New Roman" w:hAnsi="Times New Roman" w:eastAsia="宋体" w:cs="Times New Roman"/>
          <w:sz w:val="28"/>
          <w:szCs w:val="32"/>
        </w:rPr>
      </w:pPr>
      <w:r>
        <w:rPr>
          <w:rFonts w:ascii="Times New Roman" w:hAnsi="Times New Roman" w:eastAsia="宋体" w:cs="Times New Roman"/>
          <w:sz w:val="28"/>
          <w:szCs w:val="32"/>
        </w:rPr>
        <w:t>第一，重塑</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最活跃要素</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，孵化跨界融合的新型创变者。新质生产力的勃发，首要前提是</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劳动者</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的代际进化。面对智能工厂、无人产线等高度复杂的现代工业场景，传统单一维度的工程人才已捉襟见肘。本项目致力于彻底打破算法逻辑与物理控制的传统学科壁垒，淬炼兼具顶层AI架构思维与底层机电操控能力的</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全栈式</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领军人才。这些毕业生将作为注入产业链的</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核心变量</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，扭转新质生产力发展中</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人</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的供需错配局面，全面激活产业跃升的内生动能。</w:t>
      </w:r>
    </w:p>
    <w:p w14:paraId="7C02823C">
      <w:pPr>
        <w:ind w:firstLine="560" w:firstLineChars="200"/>
        <w:rPr>
          <w:rFonts w:ascii="Times New Roman" w:hAnsi="Times New Roman" w:eastAsia="宋体" w:cs="Times New Roman"/>
          <w:sz w:val="28"/>
          <w:szCs w:val="32"/>
        </w:rPr>
      </w:pPr>
      <w:r>
        <w:rPr>
          <w:rFonts w:ascii="Times New Roman" w:hAnsi="Times New Roman" w:eastAsia="宋体" w:cs="Times New Roman"/>
          <w:sz w:val="28"/>
          <w:szCs w:val="32"/>
        </w:rPr>
        <w:t>第二，攻坚</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硬核载体</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定义下一代先进劳动资料。本硕士项目将研发准星直指具身智能、人形机器人及高端自动化中枢等前沿领域。通过中英顶尖学术资源的深度碰撞，项目旨在系统培育能突破底层核心技术、主导新型智能装备研发的科研先锋。这不仅将加速前沿理论向</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先进劳动资料”的实体转化，更将强力推动我国制造体系由初级的</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机器换人</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向高阶的</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人机共融</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生态演进，为国家产业突围提供硬核技术支撑。</w:t>
      </w:r>
    </w:p>
    <w:p w14:paraId="45F51D14">
      <w:pPr>
        <w:ind w:firstLine="560" w:firstLineChars="200"/>
        <w:rPr>
          <w:rFonts w:ascii="Times New Roman" w:hAnsi="Times New Roman" w:eastAsia="宋体" w:cs="Times New Roman"/>
          <w:sz w:val="28"/>
          <w:szCs w:val="32"/>
        </w:rPr>
      </w:pPr>
      <w:r>
        <w:rPr>
          <w:rFonts w:ascii="Times New Roman" w:hAnsi="Times New Roman" w:eastAsia="宋体" w:cs="Times New Roman"/>
          <w:sz w:val="28"/>
          <w:szCs w:val="32"/>
        </w:rPr>
        <w:t>综上所述，申办该硕士项目，实则是将国家关于培育新质生产力的宏大叙事，精准转译为可落地的国际化人才培养实践。这是将战略意图转化为全球产业竞争优势的关键落子，更是筑牢高质量发展硬核底座的战略必答题。</w:t>
      </w:r>
    </w:p>
    <w:bookmarkEnd w:id="0"/>
    <w:bookmarkEnd w:id="2"/>
    <w:p w14:paraId="3FD0213E">
      <w:pPr>
        <w:pStyle w:val="4"/>
        <w:numPr>
          <w:ilvl w:val="0"/>
          <w:numId w:val="1"/>
        </w:numPr>
        <w:rPr>
          <w:rFonts w:ascii="Times New Roman" w:hAnsi="Times New Roman" w:cs="Times New Roman"/>
        </w:rPr>
      </w:pPr>
      <w:bookmarkStart w:id="3" w:name="Xfdfeed7e707e611afbabbba0c8faf6b38005d0f"/>
      <w:r>
        <w:rPr>
          <w:rFonts w:ascii="Times New Roman" w:hAnsi="Times New Roman" w:cs="Times New Roman"/>
        </w:rPr>
        <w:t>紧扣下一代AI技术闭环，填补“软硬协同”与底层研发的人才缺口</w:t>
      </w:r>
    </w:p>
    <w:p w14:paraId="325FDE6A">
      <w:pPr>
        <w:ind w:firstLine="560" w:firstLineChars="200"/>
        <w:rPr>
          <w:rFonts w:ascii="Times New Roman" w:hAnsi="Times New Roman" w:eastAsia="宋体" w:cs="Times New Roman"/>
          <w:sz w:val="28"/>
          <w:szCs w:val="32"/>
          <w:highlight w:val="none"/>
        </w:rPr>
      </w:pPr>
      <w:bookmarkStart w:id="4" w:name="X4a9dce5df09ab28d01e39c6d494e9e77147d04f"/>
      <w:r>
        <w:rPr>
          <w:rFonts w:ascii="Times New Roman" w:hAnsi="Times New Roman" w:eastAsia="宋体" w:cs="Times New Roman"/>
          <w:sz w:val="28"/>
          <w:szCs w:val="32"/>
          <w:highlight w:val="none"/>
        </w:rPr>
        <w:t>当前，人工智能正经历从</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highlight w:val="none"/>
        </w:rPr>
        <w:t>单一数据处理</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highlight w:val="none"/>
        </w:rPr>
        <w:t>向</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highlight w:val="none"/>
        </w:rPr>
        <w:t>自主决策与物理执行</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highlight w:val="none"/>
        </w:rPr>
        <w:t>的实质性跨越。多模态大模型（智能感知底座）、AI Agents（自主决策中枢）与具身智能（物理执行载体）共同构成了下一代AI系统的完整技术闭环。尽管我国在AI应用端具备规模优势，但在底层算法架构、跨模态融合，尤其是</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highlight w:val="none"/>
        </w:rPr>
        <w:t>AI算法与机器人硬件协同</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highlight w:val="none"/>
        </w:rPr>
        <w:t>的全链条设计上，依然面临严峻的人才短缺。产业界极度缺乏既能开发底层模型，又能驾驭复杂物理设备的复合型研发力量。</w:t>
      </w:r>
    </w:p>
    <w:p w14:paraId="66D8B8C0">
      <w:pPr>
        <w:ind w:firstLine="560" w:firstLineChars="200"/>
        <w:rPr>
          <w:rFonts w:ascii="Times New Roman" w:hAnsi="Times New Roman" w:eastAsia="宋体" w:cs="Times New Roman"/>
          <w:sz w:val="28"/>
          <w:szCs w:val="32"/>
          <w:highlight w:val="none"/>
        </w:rPr>
      </w:pPr>
      <w:r>
        <w:rPr>
          <w:rFonts w:ascii="Times New Roman" w:hAnsi="Times New Roman" w:eastAsia="宋体" w:cs="Times New Roman"/>
          <w:sz w:val="28"/>
          <w:szCs w:val="32"/>
          <w:highlight w:val="none"/>
        </w:rPr>
        <w:t>本中外合作办学项目正是基于这一真实的产业痛点量身定制。项目摒弃了传统将</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highlight w:val="none"/>
        </w:rPr>
        <w:t>计算机科学</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highlight w:val="none"/>
        </w:rPr>
        <w:t>与</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highlight w:val="none"/>
        </w:rPr>
        <w:t>机械工程</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highlight w:val="none"/>
        </w:rPr>
        <w:t>割裂的培养模式，直接对标国际前沿的AI技术闭环。在课程与科研体系上，深度引进英国萨塞克斯大学在认知计算、跨模态信息融合领域的优势资源，重点攻克三大核心能力：</w:t>
      </w:r>
    </w:p>
    <w:p w14:paraId="27BE0D47">
      <w:pPr>
        <w:ind w:firstLine="560" w:firstLineChars="200"/>
        <w:rPr>
          <w:rFonts w:ascii="Times New Roman" w:hAnsi="Times New Roman" w:eastAsia="宋体" w:cs="Times New Roman"/>
          <w:sz w:val="28"/>
          <w:szCs w:val="32"/>
          <w:highlight w:val="none"/>
        </w:rPr>
      </w:pPr>
      <w:r>
        <w:rPr>
          <w:rFonts w:ascii="Times New Roman" w:hAnsi="Times New Roman" w:eastAsia="宋体" w:cs="Times New Roman"/>
          <w:sz w:val="28"/>
          <w:szCs w:val="32"/>
          <w:highlight w:val="none"/>
        </w:rPr>
        <w:t>一是多模态大模型研发，突破单一数据限制，培养学生对复杂现实场景的底层算法构建能力；</w:t>
      </w:r>
    </w:p>
    <w:p w14:paraId="6AC24FE9">
      <w:pPr>
        <w:ind w:firstLine="560" w:firstLineChars="200"/>
        <w:rPr>
          <w:rFonts w:ascii="Times New Roman" w:hAnsi="Times New Roman" w:eastAsia="宋体" w:cs="Times New Roman"/>
          <w:sz w:val="28"/>
          <w:szCs w:val="32"/>
          <w:highlight w:val="none"/>
        </w:rPr>
      </w:pPr>
      <w:r>
        <w:rPr>
          <w:rFonts w:ascii="Times New Roman" w:hAnsi="Times New Roman" w:eastAsia="宋体" w:cs="Times New Roman"/>
          <w:sz w:val="28"/>
          <w:szCs w:val="32"/>
          <w:highlight w:val="none"/>
        </w:rPr>
        <w:t>二是AI Agents系统设计，聚焦复杂任务规划与多智能体协同，使学生具备开发全流程自动化中枢的能力；</w:t>
      </w:r>
    </w:p>
    <w:p w14:paraId="443298EE">
      <w:pPr>
        <w:ind w:firstLine="560" w:firstLineChars="200"/>
        <w:rPr>
          <w:rFonts w:ascii="Times New Roman" w:hAnsi="Times New Roman" w:eastAsia="宋体" w:cs="Times New Roman"/>
          <w:sz w:val="28"/>
          <w:szCs w:val="32"/>
          <w:highlight w:val="none"/>
        </w:rPr>
      </w:pPr>
      <w:r>
        <w:rPr>
          <w:rFonts w:ascii="Times New Roman" w:hAnsi="Times New Roman" w:eastAsia="宋体" w:cs="Times New Roman"/>
          <w:sz w:val="28"/>
          <w:szCs w:val="32"/>
          <w:highlight w:val="none"/>
        </w:rPr>
        <w:t>三是具身智能与机器人控制，打通</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highlight w:val="none"/>
        </w:rPr>
        <w:t>算法-传感器-机械传动</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highlight w:val="none"/>
        </w:rPr>
        <w:t>的落地通道，解决AI从数字世界走向实体物理世界的工程难题。</w:t>
      </w:r>
    </w:p>
    <w:p w14:paraId="6AE8A358">
      <w:pPr>
        <w:ind w:firstLine="560" w:firstLineChars="200"/>
        <w:rPr>
          <w:rFonts w:ascii="Times New Roman" w:hAnsi="Times New Roman" w:eastAsia="宋体" w:cs="Times New Roman"/>
          <w:sz w:val="28"/>
          <w:szCs w:val="32"/>
        </w:rPr>
      </w:pPr>
      <w:r>
        <w:rPr>
          <w:rFonts w:ascii="Times New Roman" w:hAnsi="Times New Roman" w:eastAsia="宋体" w:cs="Times New Roman"/>
          <w:sz w:val="28"/>
          <w:szCs w:val="32"/>
          <w:highlight w:val="none"/>
        </w:rPr>
        <w:t>通过这种</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highlight w:val="none"/>
        </w:rPr>
        <w:t>全栈式</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highlight w:val="none"/>
        </w:rPr>
        <w:t>的交叉培养，项目将向社会输送一批能够直接解决实际工程难题的高端开发者。毕业生不仅能胜任核心AI算法的迭代，更能深入智能制造、仓储物流、医疗康复等实体产业，主导高端协作机器人、无人自动化产线及人形机器人的系统开发。这不仅是顺应技术演进的务实之举，更是为我国制造业向“人机共融</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highlight w:val="none"/>
        </w:rPr>
        <w:t>升级提供切实、自主的核心技术人才保障。</w:t>
      </w:r>
    </w:p>
    <w:bookmarkEnd w:id="3"/>
    <w:bookmarkEnd w:id="4"/>
    <w:p w14:paraId="743E01CD">
      <w:pPr>
        <w:pStyle w:val="3"/>
        <w:rPr>
          <w:rFonts w:ascii="Times New Roman" w:hAnsi="Times New Roman" w:cs="Times New Roman"/>
        </w:rPr>
      </w:pPr>
      <w:bookmarkStart w:id="5" w:name="X17b8e11fe5b97f3db9079f3e55478e047c2c537"/>
      <w:r>
        <w:rPr>
          <w:rFonts w:ascii="Times New Roman" w:hAnsi="Times New Roman" w:cs="Times New Roman"/>
        </w:rPr>
        <w:t>（二）立足浙江万亿级智能产业集群，精准填补区域高端工程人才缺口</w:t>
      </w:r>
    </w:p>
    <w:p w14:paraId="1A7B5059">
      <w:pPr>
        <w:ind w:firstLine="560" w:firstLineChars="200"/>
        <w:rPr>
          <w:rFonts w:hint="eastAsia" w:ascii="宋体" w:hAnsi="宋体" w:eastAsia="宋体" w:cs="宋体"/>
          <w:sz w:val="28"/>
          <w:szCs w:val="32"/>
        </w:rPr>
      </w:pPr>
      <w:bookmarkStart w:id="6" w:name="X408e49417f31f77349b025a7befa2a48f79c476"/>
      <w:r>
        <w:rPr>
          <w:rFonts w:hint="eastAsia" w:ascii="宋体" w:hAnsi="宋体" w:eastAsia="宋体" w:cs="宋体"/>
          <w:sz w:val="28"/>
          <w:szCs w:val="32"/>
        </w:rPr>
        <w:t>本项目的设立，并非脱离实际的学术规划，而是对浙江省乃至长三角地区庞大智能产业需求的直接回应。当前，浙江正处于从传统制造向“智能制造”全面转型的深水区，对高端人工智能与机器人技术的需求已从“概念探索”进入到“规模化落地”阶段。</w:t>
      </w:r>
    </w:p>
    <w:p w14:paraId="01F76220">
      <w:pPr>
        <w:ind w:firstLine="560" w:firstLineChars="200"/>
        <w:rPr>
          <w:rFonts w:hint="eastAsia" w:ascii="宋体" w:hAnsi="宋体" w:eastAsia="宋体" w:cs="宋体"/>
          <w:sz w:val="28"/>
          <w:szCs w:val="32"/>
        </w:rPr>
      </w:pPr>
      <w:r>
        <w:rPr>
          <w:rFonts w:hint="eastAsia" w:ascii="宋体" w:hAnsi="宋体" w:eastAsia="宋体" w:cs="宋体"/>
          <w:sz w:val="28"/>
          <w:szCs w:val="32"/>
        </w:rPr>
        <w:t>首先，浙江具备无可比拟的产业落地场景，急需本土化的高端研发力量支撑。浙江明确提出了打造万亿级人工智能核心产业集群的目标，并在全省范围内密集部署了算力中心与“未来工厂”。特别是在杭州，不仅集聚了阿里巴巴、海康威视等全球头部科技企业，还率先针对“具身智能机器人”出台了专项产业保障条例。这种“硬件制造</w:t>
      </w:r>
      <w:r>
        <w:rPr>
          <w:rFonts w:hint="default" w:ascii="Times New Roman" w:hAnsi="Times New Roman" w:eastAsia="宋体" w:cs="Times New Roman"/>
          <w:sz w:val="28"/>
          <w:szCs w:val="32"/>
          <w:lang w:val="en-US" w:eastAsia="zh-CN"/>
        </w:rPr>
        <w:t>+</w:t>
      </w:r>
      <w:r>
        <w:rPr>
          <w:rFonts w:hint="eastAsia" w:ascii="宋体" w:hAnsi="宋体" w:eastAsia="宋体" w:cs="宋体"/>
          <w:sz w:val="28"/>
          <w:szCs w:val="32"/>
        </w:rPr>
        <w:t>软件算法</w:t>
      </w:r>
      <w:r>
        <w:rPr>
          <w:rFonts w:hint="default" w:ascii="Times New Roman" w:hAnsi="Times New Roman" w:eastAsia="宋体" w:cs="Times New Roman"/>
          <w:sz w:val="28"/>
          <w:szCs w:val="32"/>
        </w:rPr>
        <w:t>+</w:t>
      </w:r>
      <w:r>
        <w:rPr>
          <w:rFonts w:hint="eastAsia" w:ascii="宋体" w:hAnsi="宋体" w:eastAsia="宋体" w:cs="宋体"/>
          <w:sz w:val="28"/>
          <w:szCs w:val="32"/>
        </w:rPr>
        <w:t>法治保障”的完整生态，为</w:t>
      </w:r>
      <w:r>
        <w:rPr>
          <w:rFonts w:hint="default" w:ascii="Times New Roman" w:hAnsi="Times New Roman" w:eastAsia="宋体" w:cs="Times New Roman"/>
          <w:sz w:val="28"/>
          <w:szCs w:val="32"/>
        </w:rPr>
        <w:t>AI</w:t>
      </w:r>
      <w:r>
        <w:rPr>
          <w:rFonts w:hint="eastAsia" w:ascii="宋体" w:hAnsi="宋体" w:eastAsia="宋体" w:cs="宋体"/>
          <w:sz w:val="28"/>
          <w:szCs w:val="32"/>
        </w:rPr>
        <w:t>与机器人技术提供了极其丰富的真实应用场景。然而，产业的高速扩张与顶尖研发人才的供给之间存在严重脱节。本项目设在浙江，能够直接依托这些龙头企业和机器人产业园，让学生在真实的工业环境中进行科研与实践，实现“出校门即入厂门”的无缝对接。</w:t>
      </w:r>
    </w:p>
    <w:p w14:paraId="23DC4B75">
      <w:pPr>
        <w:ind w:firstLine="560" w:firstLineChars="200"/>
        <w:rPr>
          <w:rFonts w:hint="eastAsia" w:ascii="宋体" w:hAnsi="宋体" w:eastAsia="宋体" w:cs="宋体"/>
          <w:sz w:val="28"/>
          <w:szCs w:val="32"/>
        </w:rPr>
      </w:pPr>
      <w:r>
        <w:rPr>
          <w:rFonts w:hint="eastAsia" w:ascii="宋体" w:hAnsi="宋体" w:eastAsia="宋体" w:cs="宋体"/>
          <w:sz w:val="28"/>
          <w:szCs w:val="32"/>
        </w:rPr>
        <w:t>其次，传统培养模式难以满足企业对“即插即用”型复合人才的渴求。面对快速迭代的产业链，浙江省内企业普遍反映，传统单一学科培养的毕业生往往需要较长的企业内部再培训周期。为此，浙江省大力倡导“高校</w:t>
      </w:r>
      <w:r>
        <w:rPr>
          <w:rFonts w:hint="default" w:ascii="Times New Roman" w:hAnsi="Times New Roman" w:eastAsia="宋体" w:cs="Times New Roman"/>
          <w:sz w:val="28"/>
          <w:szCs w:val="32"/>
          <w:lang w:val="en-US" w:eastAsia="zh-CN"/>
        </w:rPr>
        <w:t>+</w:t>
      </w:r>
      <w:r>
        <w:rPr>
          <w:rFonts w:hint="eastAsia" w:ascii="宋体" w:hAnsi="宋体" w:eastAsia="宋体" w:cs="宋体"/>
          <w:sz w:val="28"/>
          <w:szCs w:val="32"/>
        </w:rPr>
        <w:t>平台</w:t>
      </w:r>
      <w:r>
        <w:rPr>
          <w:rFonts w:hint="default" w:ascii="Times New Roman" w:hAnsi="Times New Roman" w:eastAsia="宋体" w:cs="Times New Roman"/>
          <w:sz w:val="28"/>
          <w:szCs w:val="32"/>
          <w:lang w:val="en-US" w:eastAsia="zh-CN"/>
        </w:rPr>
        <w:t>+</w:t>
      </w:r>
      <w:r>
        <w:rPr>
          <w:rFonts w:hint="eastAsia" w:ascii="宋体" w:hAnsi="宋体" w:eastAsia="宋体" w:cs="宋体"/>
          <w:sz w:val="28"/>
          <w:szCs w:val="32"/>
        </w:rPr>
        <w:t>企业</w:t>
      </w:r>
      <w:r>
        <w:rPr>
          <w:rFonts w:hint="default" w:ascii="Times New Roman" w:hAnsi="Times New Roman" w:eastAsia="宋体" w:cs="Times New Roman"/>
          <w:sz w:val="28"/>
          <w:szCs w:val="32"/>
          <w:lang w:val="en-US" w:eastAsia="zh-CN"/>
        </w:rPr>
        <w:t>+</w:t>
      </w:r>
      <w:r>
        <w:rPr>
          <w:rFonts w:hint="eastAsia" w:ascii="宋体" w:hAnsi="宋体" w:eastAsia="宋体" w:cs="宋体"/>
          <w:sz w:val="28"/>
          <w:szCs w:val="32"/>
        </w:rPr>
        <w:t>产业链”的产教融合模式。本项目正是这一模式的深度实践。通过引入英国萨塞克斯大学在人工智能领域的成熟课程体系与实训标准，项目能够有效打破国内传统工科教育中理论与实践脱节的瓶颈。我们培养的不是只会写论文的理论学者，而是能够直接参与企业核心技术攻关、解决产线实际问题的卓越工程师，这高度契合浙江省对科技领军人才和青年科技人才的迫切需求。</w:t>
      </w:r>
    </w:p>
    <w:p w14:paraId="08F58693">
      <w:pPr>
        <w:ind w:firstLine="560" w:firstLineChars="200"/>
        <w:rPr>
          <w:rFonts w:hint="eastAsia" w:ascii="宋体" w:hAnsi="宋体" w:eastAsia="宋体" w:cs="宋体"/>
          <w:sz w:val="28"/>
          <w:szCs w:val="32"/>
        </w:rPr>
      </w:pPr>
      <w:r>
        <w:rPr>
          <w:rFonts w:hint="eastAsia" w:ascii="宋体" w:hAnsi="宋体" w:eastAsia="宋体" w:cs="宋体"/>
          <w:sz w:val="28"/>
          <w:szCs w:val="32"/>
        </w:rPr>
        <w:t>最后，项目高度契合浙江省高等教育国际化的开放导向。浙江省一直积极鼓励省内高校引进境外顶尖教育资源，以期通过中外合作办学实现高等教育的弯道超车。本项目的落地，不仅拥有充分的政策支持与制度保障，更是浙江省优化区域高等教育结构、提升本土高校国际化办学水平的实质性动作。</w:t>
      </w:r>
    </w:p>
    <w:p w14:paraId="1CEEFB1E">
      <w:pPr>
        <w:ind w:firstLine="560" w:firstLineChars="200"/>
        <w:rPr>
          <w:rFonts w:ascii="Times New Roman" w:hAnsi="Times New Roman" w:eastAsia="宋体" w:cs="Times New Roman"/>
          <w:sz w:val="28"/>
          <w:szCs w:val="32"/>
        </w:rPr>
      </w:pPr>
      <w:r>
        <w:rPr>
          <w:rFonts w:hint="eastAsia" w:ascii="宋体" w:hAnsi="宋体" w:eastAsia="宋体" w:cs="宋体"/>
          <w:sz w:val="28"/>
          <w:szCs w:val="32"/>
        </w:rPr>
        <w:t>综上所述，举办该硕士学位项目，是紧贴浙江省产业升级脉搏的务实之举。项目将国际前沿的教育资源直接“嫁接”到浙江活跃的智能产业生态中，不仅能为地方企业提供源源不断的高层次、跨学科技术骨干，也将成为长三角地区产教深度融合与中外教育合作的示范标杆。</w:t>
      </w:r>
    </w:p>
    <w:bookmarkEnd w:id="5"/>
    <w:bookmarkEnd w:id="6"/>
    <w:p w14:paraId="02853944">
      <w:pPr>
        <w:pStyle w:val="3"/>
        <w:rPr>
          <w:rFonts w:ascii="Times New Roman" w:hAnsi="Times New Roman" w:cs="Times New Roman"/>
        </w:rPr>
      </w:pPr>
      <w:bookmarkStart w:id="7" w:name="X5e8acdface1c2f9d22169afd4092ea71123384f"/>
      <w:r>
        <w:rPr>
          <w:rFonts w:ascii="Times New Roman" w:hAnsi="Times New Roman" w:cs="Times New Roman"/>
        </w:rPr>
        <w:t>（三）依托两校成熟合作底座，紧跟技术迭代升级联合培养体系</w:t>
      </w:r>
    </w:p>
    <w:p w14:paraId="0AB97CBD">
      <w:pPr>
        <w:ind w:firstLine="560" w:firstLineChars="200"/>
        <w:rPr>
          <w:rFonts w:ascii="Times New Roman" w:hAnsi="Times New Roman" w:eastAsia="宋体" w:cs="Times New Roman"/>
          <w:sz w:val="28"/>
          <w:szCs w:val="32"/>
        </w:rPr>
      </w:pPr>
      <w:r>
        <w:rPr>
          <w:rFonts w:hint="eastAsia" w:ascii="宋体" w:hAnsi="宋体" w:eastAsia="宋体" w:cs="宋体"/>
          <w:sz w:val="28"/>
          <w:szCs w:val="32"/>
        </w:rPr>
        <w:t>本次申报的两个硕士项目，并非另起炉灶，而是建立在浙江工商大学与英国萨塞克斯大学扎实的合作底座之上。自</w:t>
      </w:r>
      <w:r>
        <w:rPr>
          <w:rFonts w:hint="default" w:ascii="Times New Roman" w:hAnsi="Times New Roman" w:eastAsia="宋体" w:cs="Times New Roman"/>
          <w:sz w:val="28"/>
          <w:szCs w:val="32"/>
        </w:rPr>
        <w:t>2020</w:t>
      </w:r>
      <w:r>
        <w:rPr>
          <w:rFonts w:hint="eastAsia" w:ascii="宋体" w:hAnsi="宋体" w:eastAsia="宋体" w:cs="宋体"/>
          <w:sz w:val="28"/>
          <w:szCs w:val="32"/>
        </w:rPr>
        <w:t>年两校共建萨塞克斯人工智能学院以来，双方已在合作办学领域积累了丰富的经验。此次推出“高级机器人与人工智能”和“高级人工智能”项目，是基于现有合作框架，结合全球最新技术发展趋势，对联合培养体系进行的精准升级</w:t>
      </w:r>
      <w:ins w:id="28" w:author="Carton" w:date="2026-06-06T13:21:00Z">
        <w:r>
          <w:rPr>
            <w:rFonts w:hint="eastAsia" w:ascii="宋体" w:hAnsi="宋体" w:eastAsia="宋体" w:cs="宋体"/>
            <w:sz w:val="28"/>
            <w:szCs w:val="32"/>
          </w:rPr>
          <w:t>。</w:t>
        </w:r>
      </w:ins>
    </w:p>
    <w:bookmarkEnd w:id="7"/>
    <w:p w14:paraId="55169FFA">
      <w:pPr>
        <w:ind w:firstLine="560" w:firstLineChars="200"/>
        <w:rPr>
          <w:rFonts w:hint="eastAsia" w:ascii="Times New Roman" w:hAnsi="Times New Roman" w:eastAsia="宋体" w:cs="Times New Roman"/>
          <w:sz w:val="28"/>
          <w:szCs w:val="32"/>
          <w:lang w:eastAsia="zh-CN"/>
        </w:rPr>
      </w:pPr>
      <w:bookmarkStart w:id="8" w:name="OLE_LINK1"/>
      <w:bookmarkStart w:id="9" w:name="OLE_LINK2"/>
      <w:r>
        <w:rPr>
          <w:rFonts w:ascii="Times New Roman" w:hAnsi="Times New Roman" w:eastAsia="宋体" w:cs="Times New Roman"/>
          <w:sz w:val="28"/>
          <w:szCs w:val="32"/>
        </w:rPr>
        <w:t>近年来，人工智能与机器人技术经历了爆发式增长，大模型、具身智能等新技术层出不穷。新项目的设立，正是为了及时回应这一技术变革。项目在原有合作基础上，精准对接当前产业界和学术界最急需的技术方向，将最新的算法模型、复杂机器人系统等前沿内容深度融入课程体系。这不仅能确保学生掌握最前沿的硬核技术，也能推动两校联合科研团队在最新技术领域的协同攻关，保持合作办学的先进性与竞争力</w:t>
      </w:r>
      <w:r>
        <w:rPr>
          <w:rFonts w:hint="eastAsia" w:ascii="Times New Roman" w:hAnsi="Times New Roman" w:eastAsia="宋体" w:cs="Times New Roman"/>
          <w:sz w:val="28"/>
          <w:szCs w:val="32"/>
          <w:lang w:eastAsia="zh-CN"/>
        </w:rPr>
        <w:t>。经过几年的沉淀，现有的人工智能学院已经积累了丰富的双语师资库、联合实验室以及成熟的教务运行机制。新项目的落地具有极高的管理与经济效益，可直接复用这些优质硬件与软性资源，大幅降低办学成本，缩短项目磨合期。同时，学院已培养出一批具备扎实专业基础和国际视野的优秀本科生，新硕士项目的设立能够直接承接这部分优质生源，满足学生的深造需求，避免优秀人才流失，形成连贯高效的“本-硕”培养闭环</w:t>
      </w:r>
      <w:r>
        <w:rPr>
          <w:rFonts w:ascii="Times New Roman" w:hAnsi="Times New Roman" w:eastAsia="宋体" w:cs="Times New Roman"/>
          <w:sz w:val="28"/>
          <w:szCs w:val="32"/>
        </w:rPr>
        <w:t>。在当前全球科技竞争日益激烈的背景下，聚焦最新的人工智能与机器人技术开展联合培养，是两校深化务实合作的重要抓手。通过引入前沿技术更新教学内容，不仅能产出高质量的学术与工程成果，这批掌握最新硬核技术的毕业生也将直接反哺两校的科研产出与学术声誉。这种紧跟技术前沿、资源高效复用的合作模式，将为国内高校开展高质量、可持续的中外合作办学提供一个务实、可落地的参考样本</w:t>
      </w:r>
      <w:r>
        <w:rPr>
          <w:rFonts w:hint="eastAsia" w:ascii="Times New Roman" w:hAnsi="Times New Roman" w:eastAsia="宋体" w:cs="Times New Roman"/>
          <w:sz w:val="28"/>
          <w:szCs w:val="32"/>
          <w:lang w:eastAsia="zh-CN"/>
        </w:rPr>
        <w:t>。</w:t>
      </w:r>
    </w:p>
    <w:bookmarkEnd w:id="8"/>
    <w:bookmarkEnd w:id="9"/>
    <w:p w14:paraId="31C22501">
      <w:pPr>
        <w:ind w:firstLine="560" w:firstLineChars="200"/>
        <w:rPr>
          <w:rFonts w:ascii="Times New Roman" w:hAnsi="Times New Roman" w:eastAsia="宋体" w:cs="Times New Roman"/>
          <w:sz w:val="28"/>
          <w:szCs w:val="32"/>
        </w:rPr>
      </w:pPr>
    </w:p>
    <w:p w14:paraId="447E2757">
      <w:pPr>
        <w:pStyle w:val="2"/>
        <w:rPr>
          <w:rFonts w:ascii="Times New Roman" w:hAnsi="Times New Roman" w:cs="Times New Roman"/>
        </w:rPr>
      </w:pPr>
      <w:r>
        <w:rPr>
          <w:rFonts w:ascii="Times New Roman" w:hAnsi="Times New Roman" w:cs="Times New Roman"/>
        </w:rPr>
        <w:t>四、项目的可行性</w:t>
      </w:r>
    </w:p>
    <w:p w14:paraId="0452FE52">
      <w:pPr>
        <w:ind w:firstLine="560" w:firstLineChars="200"/>
        <w:rPr>
          <w:rFonts w:ascii="Times New Roman" w:hAnsi="Times New Roman" w:eastAsia="宋体" w:cs="Times New Roman"/>
          <w:sz w:val="28"/>
          <w:szCs w:val="32"/>
        </w:rPr>
      </w:pPr>
      <w:ins w:id="29" w:author="Carton" w:date="2026-06-08T15:00:00Z">
        <w:r>
          <w:rPr>
            <w:rFonts w:ascii="Times New Roman" w:hAnsi="Times New Roman" w:eastAsia="宋体" w:cs="Times New Roman"/>
            <w:sz w:val="28"/>
            <w:szCs w:val="32"/>
          </w:rPr>
          <w:t>英国萨塞克斯大学与浙江工商大学在学科特色上互为补充，双方已在共建萨塞克斯人工智能学院方面积累了丰硕成果，并通过拓展合作领域，在科研及国际化人才培养上取得了积极进展。项目所在地区位条件优越，生源质量高、就业前景广阔，为两校联合举办“高级机器人与人工智能”及“高级人工智能”硕士项目提供了坚实保障</w:t>
        </w:r>
      </w:ins>
      <w:r>
        <w:rPr>
          <w:rFonts w:ascii="Times New Roman" w:hAnsi="Times New Roman" w:eastAsia="宋体" w:cs="Times New Roman"/>
          <w:color w:val="auto"/>
          <w:sz w:val="28"/>
          <w:szCs w:val="32"/>
          <w:highlight w:val="none"/>
        </w:rPr>
        <w:t>。</w:t>
      </w:r>
    </w:p>
    <w:p w14:paraId="47E1AEF3">
      <w:pPr>
        <w:pStyle w:val="3"/>
        <w:rPr>
          <w:rFonts w:ascii="Times New Roman" w:hAnsi="Times New Roman" w:cs="Times New Roman"/>
        </w:rPr>
      </w:pPr>
      <w:r>
        <w:rPr>
          <w:rFonts w:ascii="Times New Roman" w:hAnsi="Times New Roman" w:cs="Times New Roman"/>
        </w:rPr>
        <w:t>（一）英国萨塞克斯大学的办学特色和优势</w:t>
      </w:r>
    </w:p>
    <w:p w14:paraId="4AAED122">
      <w:pPr>
        <w:ind w:firstLine="560" w:firstLineChars="200"/>
        <w:rPr>
          <w:rFonts w:ascii="Times New Roman" w:hAnsi="Times New Roman" w:eastAsia="宋体" w:cs="Times New Roman"/>
          <w:sz w:val="28"/>
          <w:szCs w:val="32"/>
        </w:rPr>
      </w:pPr>
      <w:r>
        <w:rPr>
          <w:rFonts w:hint="default" w:ascii="Times New Roman" w:hAnsi="Times New Roman" w:eastAsia="宋体" w:cs="Times New Roman"/>
          <w:sz w:val="28"/>
          <w:szCs w:val="32"/>
        </w:rPr>
        <w:t>萨塞克斯大学建于1961年，是英国老牌公立研究型大学，在2025年QS和THE世界大学排名中均位居前列。该校学术底蕴深厚，历史上曾汇聚6位诺贝尔奖得主和12位英国国家学术院院士。在英国官方的REF 2021科研评估中，其近九成科研成果获评</w:t>
      </w:r>
      <w:r>
        <w:rPr>
          <w:rFonts w:hint="eastAsia" w:ascii="Times New Roman" w:hAnsi="Times New Roman" w:eastAsia="宋体" w:cs="Times New Roman"/>
          <w:sz w:val="28"/>
          <w:szCs w:val="32"/>
          <w:lang w:eastAsia="zh-CN"/>
        </w:rPr>
        <w:t>“</w:t>
      </w:r>
      <w:r>
        <w:rPr>
          <w:rFonts w:hint="default" w:ascii="Times New Roman" w:hAnsi="Times New Roman" w:eastAsia="宋体" w:cs="Times New Roman"/>
          <w:sz w:val="28"/>
          <w:szCs w:val="32"/>
        </w:rPr>
        <w:t>世界领先</w:t>
      </w:r>
      <w:r>
        <w:rPr>
          <w:rFonts w:hint="eastAsia" w:ascii="Times New Roman" w:hAnsi="Times New Roman" w:eastAsia="宋体" w:cs="Times New Roman"/>
          <w:sz w:val="28"/>
          <w:szCs w:val="32"/>
          <w:lang w:eastAsia="zh-CN"/>
        </w:rPr>
        <w:t>”</w:t>
      </w:r>
      <w:r>
        <w:rPr>
          <w:rFonts w:hint="default" w:ascii="Times New Roman" w:hAnsi="Times New Roman" w:eastAsia="宋体" w:cs="Times New Roman"/>
          <w:sz w:val="28"/>
          <w:szCs w:val="32"/>
        </w:rPr>
        <w:t>或</w:t>
      </w:r>
      <w:r>
        <w:rPr>
          <w:rFonts w:hint="eastAsia" w:ascii="Times New Roman" w:hAnsi="Times New Roman" w:eastAsia="宋体" w:cs="Times New Roman"/>
          <w:sz w:val="28"/>
          <w:szCs w:val="32"/>
          <w:lang w:eastAsia="zh-CN"/>
        </w:rPr>
        <w:t>“</w:t>
      </w:r>
      <w:r>
        <w:rPr>
          <w:rFonts w:hint="default" w:ascii="Times New Roman" w:hAnsi="Times New Roman" w:eastAsia="宋体" w:cs="Times New Roman"/>
          <w:sz w:val="28"/>
          <w:szCs w:val="32"/>
        </w:rPr>
        <w:t>国际优秀</w:t>
      </w:r>
      <w:r>
        <w:rPr>
          <w:rFonts w:hint="eastAsia" w:ascii="Times New Roman" w:hAnsi="Times New Roman" w:eastAsia="宋体" w:cs="Times New Roman"/>
          <w:sz w:val="28"/>
          <w:szCs w:val="32"/>
          <w:lang w:eastAsia="zh-CN"/>
        </w:rPr>
        <w:t>”</w:t>
      </w:r>
      <w:r>
        <w:rPr>
          <w:rFonts w:hint="default" w:ascii="Times New Roman" w:hAnsi="Times New Roman" w:eastAsia="宋体" w:cs="Times New Roman"/>
          <w:sz w:val="28"/>
          <w:szCs w:val="32"/>
        </w:rPr>
        <w:t>。特别是在人工智能领域，该校拥有超过半个世纪的研究历史，是全球认知科学与AI研究的重要发源地。2024年诺贝尔物理学奖得主、</w:t>
      </w:r>
      <w:r>
        <w:rPr>
          <w:rFonts w:hint="eastAsia" w:ascii="Times New Roman" w:hAnsi="Times New Roman" w:eastAsia="宋体" w:cs="Times New Roman"/>
          <w:sz w:val="28"/>
          <w:szCs w:val="32"/>
          <w:lang w:eastAsia="zh-CN"/>
        </w:rPr>
        <w:t>“</w:t>
      </w:r>
      <w:r>
        <w:rPr>
          <w:rFonts w:hint="default" w:ascii="Times New Roman" w:hAnsi="Times New Roman" w:eastAsia="宋体" w:cs="Times New Roman"/>
          <w:sz w:val="28"/>
          <w:szCs w:val="32"/>
        </w:rPr>
        <w:t>AI教父</w:t>
      </w:r>
      <w:r>
        <w:rPr>
          <w:rFonts w:hint="eastAsia" w:ascii="Times New Roman" w:hAnsi="Times New Roman" w:eastAsia="宋体" w:cs="Times New Roman"/>
          <w:sz w:val="28"/>
          <w:szCs w:val="32"/>
          <w:lang w:eastAsia="zh-CN"/>
        </w:rPr>
        <w:t>”</w:t>
      </w:r>
      <w:r>
        <w:rPr>
          <w:rFonts w:hint="default" w:ascii="Times New Roman" w:hAnsi="Times New Roman" w:eastAsia="宋体" w:cs="Times New Roman"/>
          <w:sz w:val="28"/>
          <w:szCs w:val="32"/>
        </w:rPr>
        <w:t>杰弗里·辛顿（Geoffrey Hinton）奠定现代深度学习体系的关键性早期工作，正是在该校完成的。</w:t>
      </w:r>
    </w:p>
    <w:p w14:paraId="35D73D19">
      <w:pPr>
        <w:ind w:firstLine="560" w:firstLineChars="200"/>
        <w:rPr>
          <w:rFonts w:hint="default" w:ascii="Times New Roman" w:hAnsi="Times New Roman" w:eastAsia="宋体" w:cs="Times New Roman"/>
          <w:sz w:val="28"/>
          <w:szCs w:val="32"/>
        </w:rPr>
      </w:pPr>
      <w:r>
        <w:rPr>
          <w:rFonts w:hint="default" w:ascii="Times New Roman" w:hAnsi="Times New Roman" w:eastAsia="宋体" w:cs="Times New Roman"/>
          <w:sz w:val="28"/>
          <w:szCs w:val="32"/>
        </w:rPr>
        <w:t>该校在AI与机器人领域的最大特色，在于将人工智能与脑神经科学、认知科学进行深度交叉融合。早在1970年，萨塞克斯大学就开设了全球首批神经科学与认知科学学位项目。目前，该校拥有全英规模最大的神经科学研究社区（包含50多个跨学科团队），并早在1996年就成立了计算神经科学与机器人中心。此次合作的AI及机器人研究生专业，正是由该校工程与信息学院、生命科学学院和心理学学院联合共建。这种跨学科的培养模式，使得其教学不仅停留在软件算法层面，更致力于从生物视觉、听觉、嗅觉等底层逻辑出发，研发具备类生物智能的先进机器人系统。</w:t>
      </w:r>
    </w:p>
    <w:p w14:paraId="4774253C">
      <w:pPr>
        <w:ind w:firstLine="560" w:firstLineChars="200"/>
        <w:rPr>
          <w:rFonts w:ascii="Times New Roman" w:hAnsi="Times New Roman" w:eastAsia="宋体" w:cs="Times New Roman"/>
          <w:strike/>
          <w:color w:val="0070C0"/>
          <w:sz w:val="28"/>
          <w:szCs w:val="32"/>
        </w:rPr>
      </w:pPr>
      <w:r>
        <w:rPr>
          <w:rFonts w:hint="default" w:ascii="Times New Roman" w:hAnsi="Times New Roman" w:eastAsia="宋体" w:cs="Times New Roman"/>
          <w:sz w:val="28"/>
          <w:szCs w:val="32"/>
        </w:rPr>
        <w:t>在硬件设施与人才培养转化方面，萨塞克斯大学同样能提供极高的可行性保障。2018年，学校与英格兰高等教育拨款委员会共同出资超1000万英镑，建成了</w:t>
      </w:r>
      <w:r>
        <w:rPr>
          <w:rFonts w:hint="eastAsia" w:ascii="Times New Roman" w:hAnsi="Times New Roman" w:eastAsia="宋体" w:cs="Times New Roman"/>
          <w:sz w:val="28"/>
          <w:szCs w:val="32"/>
          <w:lang w:eastAsia="zh-CN"/>
        </w:rPr>
        <w:t>“</w:t>
      </w:r>
      <w:r>
        <w:rPr>
          <w:rFonts w:hint="default" w:ascii="Times New Roman" w:hAnsi="Times New Roman" w:eastAsia="宋体" w:cs="Times New Roman"/>
          <w:sz w:val="28"/>
          <w:szCs w:val="32"/>
        </w:rPr>
        <w:t>未来技术实验室</w:t>
      </w:r>
      <w:r>
        <w:rPr>
          <w:rFonts w:hint="eastAsia" w:ascii="Times New Roman" w:hAnsi="Times New Roman" w:eastAsia="宋体" w:cs="Times New Roman"/>
          <w:sz w:val="28"/>
          <w:szCs w:val="32"/>
          <w:lang w:eastAsia="zh-CN"/>
        </w:rPr>
        <w:t>”</w:t>
      </w:r>
      <w:r>
        <w:rPr>
          <w:rFonts w:hint="default" w:ascii="Times New Roman" w:hAnsi="Times New Roman" w:eastAsia="宋体" w:cs="Times New Roman"/>
          <w:sz w:val="28"/>
          <w:szCs w:val="32"/>
        </w:rPr>
        <w:t>，专门用于机器人与人工智能的教学与研发，提供了国际一流的硬件支撑。得益于扎实的工程训练与前沿的课程体系，该校相关专业的毕业生不仅精通技术，还具备极强的工程制造与管理能力，深受业界欢迎（《卫报》评估其就业前景居全英第三）。此外，学校国际化程度极高，已与北京大学、中国人民大学等国内顶尖高校建立了成熟的合作关系，非常熟悉且具备丰富的国际联合培养经验。</w:t>
      </w:r>
    </w:p>
    <w:p w14:paraId="5789D90F">
      <w:pPr>
        <w:pStyle w:val="3"/>
        <w:rPr>
          <w:rFonts w:ascii="Times New Roman" w:hAnsi="Times New Roman" w:cs="Times New Roman"/>
        </w:rPr>
      </w:pPr>
      <w:r>
        <w:rPr>
          <w:rFonts w:hint="eastAsia" w:ascii="Times New Roman" w:hAnsi="Times New Roman" w:cs="Times New Roman"/>
          <w:lang w:eastAsia="zh-CN"/>
        </w:rPr>
        <w:t>（</w:t>
      </w:r>
      <w:r>
        <w:rPr>
          <w:rFonts w:hint="eastAsia" w:ascii="Times New Roman" w:hAnsi="Times New Roman" w:cs="Times New Roman"/>
          <w:lang w:val="en-US" w:eastAsia="zh-CN"/>
        </w:rPr>
        <w:t>二</w:t>
      </w:r>
      <w:bookmarkStart w:id="16" w:name="_GoBack"/>
      <w:bookmarkEnd w:id="16"/>
      <w:r>
        <w:rPr>
          <w:rFonts w:hint="eastAsia" w:ascii="Times New Roman" w:hAnsi="Times New Roman" w:cs="Times New Roman"/>
          <w:lang w:eastAsia="zh-CN"/>
        </w:rPr>
        <w:t>）</w:t>
      </w:r>
      <w:r>
        <w:rPr>
          <w:rFonts w:ascii="Times New Roman" w:hAnsi="Times New Roman" w:cs="Times New Roman"/>
        </w:rPr>
        <w:t>浙江工商大学的办学特色和优势</w:t>
      </w:r>
    </w:p>
    <w:p w14:paraId="776D8E46">
      <w:pPr>
        <w:pStyle w:val="4"/>
        <w:numPr>
          <w:ilvl w:val="0"/>
          <w:numId w:val="0"/>
        </w:numPr>
        <w:rPr>
          <w:rFonts w:ascii="Times New Roman" w:hAnsi="Times New Roman" w:cs="Times New Roman"/>
        </w:rPr>
      </w:pPr>
      <w:r>
        <w:rPr>
          <w:rFonts w:hint="eastAsia" w:ascii="Times New Roman" w:hAnsi="Times New Roman" w:cs="Times New Roman"/>
          <w:lang w:val="en-US" w:eastAsia="zh-CN"/>
        </w:rPr>
        <w:t>1</w:t>
      </w:r>
      <w:r>
        <w:rPr>
          <w:rFonts w:ascii="Times New Roman" w:hAnsi="Times New Roman" w:cs="Times New Roman"/>
        </w:rPr>
        <w:t>．浙江工商大学是一所百年学府，具有优秀的历史传承和良好的办学条件</w:t>
      </w:r>
    </w:p>
    <w:p w14:paraId="09DA66A1">
      <w:pPr>
        <w:pStyle w:val="4"/>
        <w:ind w:firstLine="560" w:firstLineChars="200"/>
        <w:rPr>
          <w:rFonts w:ascii="Times New Roman" w:hAnsi="Times New Roman" w:eastAsia="宋体" w:cs="Times New Roman"/>
          <w:b w:val="0"/>
          <w:bCs w:val="0"/>
          <w:kern w:val="2"/>
          <w:sz w:val="28"/>
          <w:szCs w:val="32"/>
          <w:lang w:val="en-US" w:eastAsia="zh-CN" w:bidi="ar-SA"/>
          <w14:ligatures w14:val="standardContextual"/>
        </w:rPr>
      </w:pPr>
      <w:r>
        <w:rPr>
          <w:rFonts w:ascii="Times New Roman" w:hAnsi="Times New Roman" w:eastAsia="宋体" w:cs="Times New Roman"/>
          <w:b w:val="0"/>
          <w:bCs w:val="0"/>
          <w:kern w:val="2"/>
          <w:sz w:val="28"/>
          <w:szCs w:val="32"/>
          <w:lang w:val="en-US" w:eastAsia="zh-CN" w:bidi="ar-SA"/>
          <w14:ligatures w14:val="standardContextual"/>
        </w:rPr>
        <w:t>浙江工商大学作为省部共建的百年重点高校，办学底蕴深厚。在长期的发展中，学校不仅保持了商科优势，更在信息技术与人工智能领域积累了强大的理工科办学实力，为本次</w:t>
      </w:r>
      <w:r>
        <w:rPr>
          <w:rFonts w:hint="eastAsia" w:ascii="Times New Roman" w:hAnsi="Times New Roman" w:eastAsia="宋体" w:cs="Times New Roman"/>
          <w:b w:val="0"/>
          <w:bCs w:val="0"/>
          <w:kern w:val="2"/>
          <w:sz w:val="28"/>
          <w:szCs w:val="32"/>
          <w:lang w:val="en-US" w:eastAsia="zh-CN" w:bidi="ar-SA"/>
          <w14:ligatures w14:val="standardContextual"/>
        </w:rPr>
        <w:t>举办</w:t>
      </w:r>
      <w:r>
        <w:rPr>
          <w:rFonts w:ascii="Times New Roman" w:hAnsi="Times New Roman" w:eastAsia="宋体" w:cs="Times New Roman"/>
          <w:b w:val="0"/>
          <w:bCs w:val="0"/>
          <w:kern w:val="2"/>
          <w:sz w:val="28"/>
          <w:szCs w:val="32"/>
          <w:lang w:val="en-US" w:eastAsia="zh-CN" w:bidi="ar-SA"/>
          <w14:ligatures w14:val="standardContextual"/>
        </w:rPr>
        <w:t>硕士项目提供了全方位的可行性支撑。</w:t>
      </w:r>
    </w:p>
    <w:p w14:paraId="1F3AD1CD">
      <w:pPr>
        <w:numPr>
          <w:ilvl w:val="0"/>
          <w:numId w:val="2"/>
        </w:numPr>
        <w:ind w:firstLine="560" w:firstLineChars="200"/>
        <w:rPr>
          <w:rFonts w:hint="default" w:ascii="Times New Roman" w:hAnsi="Times New Roman" w:eastAsia="宋体" w:cs="Times New Roman"/>
          <w:sz w:val="28"/>
          <w:szCs w:val="32"/>
        </w:rPr>
      </w:pPr>
      <w:r>
        <w:rPr>
          <w:rFonts w:hint="default" w:ascii="Times New Roman" w:hAnsi="Times New Roman" w:eastAsia="宋体" w:cs="Times New Roman"/>
          <w:sz w:val="28"/>
          <w:szCs w:val="32"/>
        </w:rPr>
        <w:t>学科匹配度高，已形成本硕博一体化培养链条</w:t>
      </w:r>
      <w:r>
        <w:rPr>
          <w:rFonts w:hint="eastAsia" w:ascii="Times New Roman" w:hAnsi="Times New Roman" w:eastAsia="宋体" w:cs="Times New Roman"/>
          <w:sz w:val="28"/>
          <w:szCs w:val="32"/>
          <w:lang w:eastAsia="zh-CN"/>
        </w:rPr>
        <w:t>。</w:t>
      </w:r>
      <w:r>
        <w:rPr>
          <w:rFonts w:hint="default" w:ascii="Times New Roman" w:hAnsi="Times New Roman" w:eastAsia="宋体" w:cs="Times New Roman"/>
          <w:sz w:val="28"/>
          <w:szCs w:val="32"/>
        </w:rPr>
        <w:t>针对本次申报的AI与机器人专业，学校具备极强的学科承接能力。支撑该项目的统计学为教育部评估A类学科，计算机科学与技术为B类学科，且计算机科学等8个学科稳居ESI全球排名前1%。项目具体的校内承办方——信息与电子工程学院，自1979年起便开展相关工科教育，目前已</w:t>
      </w:r>
      <w:r>
        <w:rPr>
          <w:rFonts w:hint="eastAsia" w:ascii="Times New Roman" w:hAnsi="Times New Roman" w:eastAsia="宋体" w:cs="Times New Roman"/>
          <w:sz w:val="28"/>
          <w:szCs w:val="32"/>
          <w:lang w:val="en-US" w:eastAsia="zh-CN"/>
        </w:rPr>
        <w:t>参与</w:t>
      </w:r>
      <w:r>
        <w:rPr>
          <w:rFonts w:hint="eastAsia" w:ascii="Times New Roman" w:hAnsi="Times New Roman" w:eastAsia="宋体" w:cs="Times New Roman"/>
          <w:sz w:val="28"/>
          <w:szCs w:val="32"/>
          <w:lang w:eastAsia="zh-CN"/>
        </w:rPr>
        <w:t>“</w:t>
      </w:r>
      <w:r>
        <w:rPr>
          <w:rFonts w:hint="default" w:ascii="Times New Roman" w:hAnsi="Times New Roman" w:eastAsia="宋体" w:cs="Times New Roman"/>
          <w:sz w:val="28"/>
          <w:szCs w:val="32"/>
        </w:rPr>
        <w:t>大数据统计</w:t>
      </w:r>
      <w:r>
        <w:rPr>
          <w:rFonts w:hint="eastAsia" w:ascii="Times New Roman" w:hAnsi="Times New Roman" w:eastAsia="宋体" w:cs="Times New Roman"/>
          <w:sz w:val="28"/>
          <w:szCs w:val="32"/>
          <w:lang w:eastAsia="zh-CN"/>
        </w:rPr>
        <w:t>”</w:t>
      </w:r>
      <w:r>
        <w:rPr>
          <w:rFonts w:hint="default" w:ascii="Times New Roman" w:hAnsi="Times New Roman" w:eastAsia="宋体" w:cs="Times New Roman"/>
          <w:sz w:val="28"/>
          <w:szCs w:val="32"/>
        </w:rPr>
        <w:t>与</w:t>
      </w:r>
      <w:r>
        <w:rPr>
          <w:rFonts w:hint="eastAsia" w:ascii="Times New Roman" w:hAnsi="Times New Roman" w:eastAsia="宋体" w:cs="Times New Roman"/>
          <w:sz w:val="28"/>
          <w:szCs w:val="32"/>
          <w:lang w:eastAsia="zh-CN"/>
        </w:rPr>
        <w:t>“</w:t>
      </w:r>
      <w:r>
        <w:rPr>
          <w:rFonts w:hint="default" w:ascii="Times New Roman" w:hAnsi="Times New Roman" w:eastAsia="宋体" w:cs="Times New Roman"/>
          <w:sz w:val="28"/>
          <w:szCs w:val="32"/>
        </w:rPr>
        <w:t>人工智能与金融工程</w:t>
      </w:r>
      <w:r>
        <w:rPr>
          <w:rFonts w:hint="eastAsia" w:ascii="Times New Roman" w:hAnsi="Times New Roman" w:eastAsia="宋体" w:cs="Times New Roman"/>
          <w:sz w:val="28"/>
          <w:szCs w:val="32"/>
          <w:lang w:eastAsia="zh-CN"/>
        </w:rPr>
        <w:t>”</w:t>
      </w:r>
      <w:r>
        <w:rPr>
          <w:rFonts w:hint="eastAsia" w:ascii="Times New Roman" w:hAnsi="Times New Roman" w:eastAsia="宋体" w:cs="Times New Roman"/>
          <w:sz w:val="28"/>
          <w:szCs w:val="32"/>
          <w:lang w:val="en-US" w:eastAsia="zh-CN"/>
        </w:rPr>
        <w:t>两个</w:t>
      </w:r>
      <w:r>
        <w:rPr>
          <w:rFonts w:hint="default" w:ascii="Times New Roman" w:hAnsi="Times New Roman" w:eastAsia="宋体" w:cs="Times New Roman"/>
          <w:sz w:val="28"/>
          <w:szCs w:val="32"/>
        </w:rPr>
        <w:t>博士</w:t>
      </w:r>
      <w:r>
        <w:rPr>
          <w:rFonts w:hint="eastAsia" w:ascii="Times New Roman" w:hAnsi="Times New Roman" w:eastAsia="宋体" w:cs="Times New Roman"/>
          <w:sz w:val="28"/>
          <w:szCs w:val="32"/>
          <w:lang w:val="en-US" w:eastAsia="zh-CN"/>
        </w:rPr>
        <w:t>专业建设</w:t>
      </w:r>
      <w:r>
        <w:rPr>
          <w:rFonts w:hint="default" w:ascii="Times New Roman" w:hAnsi="Times New Roman" w:eastAsia="宋体" w:cs="Times New Roman"/>
          <w:sz w:val="28"/>
          <w:szCs w:val="32"/>
        </w:rPr>
        <w:t>，构建了从本科、硕士到博士后的完整人工智能人才培养体系，生源基础与教学体系极其成熟。</w:t>
      </w:r>
    </w:p>
    <w:p w14:paraId="68A9E5AE">
      <w:pPr>
        <w:numPr>
          <w:ilvl w:val="0"/>
          <w:numId w:val="2"/>
        </w:numPr>
        <w:ind w:firstLine="560" w:firstLineChars="200"/>
        <w:rPr>
          <w:rFonts w:hint="default" w:ascii="Times New Roman" w:hAnsi="Times New Roman" w:eastAsia="宋体" w:cs="Times New Roman"/>
          <w:sz w:val="28"/>
          <w:szCs w:val="32"/>
        </w:rPr>
      </w:pPr>
      <w:r>
        <w:rPr>
          <w:rFonts w:hint="default" w:ascii="Times New Roman" w:hAnsi="Times New Roman" w:eastAsia="宋体" w:cs="Times New Roman"/>
          <w:sz w:val="28"/>
          <w:szCs w:val="32"/>
        </w:rPr>
        <w:t>硬件设施顶尖，产教融合与算力平台支撑有力</w:t>
      </w:r>
      <w:r>
        <w:rPr>
          <w:rFonts w:hint="eastAsia" w:ascii="Times New Roman" w:hAnsi="Times New Roman" w:eastAsia="宋体" w:cs="Times New Roman"/>
          <w:sz w:val="28"/>
          <w:szCs w:val="32"/>
          <w:lang w:eastAsia="zh-CN"/>
        </w:rPr>
        <w:t>。</w:t>
      </w:r>
      <w:r>
        <w:rPr>
          <w:rFonts w:hint="default" w:ascii="Times New Roman" w:hAnsi="Times New Roman" w:eastAsia="宋体" w:cs="Times New Roman"/>
          <w:sz w:val="28"/>
          <w:szCs w:val="32"/>
        </w:rPr>
        <w:t>在办学硬件上，承办学院拥有1.2万平方米的独立教学科研大楼，配备总价值超8100万元的尖端实验仪器，并与业内头部企业共建了10余个联合实验室。在科研平台方面，学校不仅建有专门的机器人研究院和中央财政支持的智能机器人创新实践基地，更在2025年新增了</w:t>
      </w:r>
      <w:r>
        <w:rPr>
          <w:rFonts w:ascii="Times New Roman" w:hAnsi="Times New Roman" w:eastAsia="宋体" w:cs="Times New Roman"/>
          <w:sz w:val="28"/>
          <w:szCs w:val="32"/>
        </w:rPr>
        <w:t>全省算力网络与商务计算重点实验室</w:t>
      </w:r>
      <w:r>
        <w:rPr>
          <w:rFonts w:hint="default" w:ascii="Times New Roman" w:hAnsi="Times New Roman" w:eastAsia="宋体" w:cs="Times New Roman"/>
          <w:sz w:val="28"/>
          <w:szCs w:val="32"/>
        </w:rPr>
        <w:t>。特别是学校与国家超级计算无锡中心共建的</w:t>
      </w:r>
      <w:r>
        <w:rPr>
          <w:rFonts w:ascii="Times New Roman" w:hAnsi="Times New Roman" w:eastAsia="宋体" w:cs="Times New Roman"/>
          <w:sz w:val="28"/>
          <w:szCs w:val="32"/>
        </w:rPr>
        <w:t>人工智能科教融合学院</w:t>
      </w:r>
      <w:r>
        <w:rPr>
          <w:rFonts w:hint="default" w:ascii="Times New Roman" w:hAnsi="Times New Roman" w:eastAsia="宋体" w:cs="Times New Roman"/>
          <w:sz w:val="28"/>
          <w:szCs w:val="32"/>
        </w:rPr>
        <w:t>，以及牵头研发的教育部首批</w:t>
      </w:r>
      <w:r>
        <w:rPr>
          <w:rFonts w:ascii="Times New Roman" w:hAnsi="Times New Roman" w:eastAsia="宋体" w:cs="Times New Roman"/>
          <w:sz w:val="28"/>
          <w:szCs w:val="32"/>
        </w:rPr>
        <w:t>教育专用大模型</w:t>
      </w:r>
      <w:r>
        <w:rPr>
          <w:rFonts w:hint="eastAsia" w:ascii="Times New Roman" w:hAnsi="Times New Roman" w:eastAsia="宋体" w:cs="Times New Roman"/>
          <w:sz w:val="28"/>
          <w:szCs w:val="32"/>
          <w:lang w:eastAsia="zh-CN"/>
        </w:rPr>
        <w:t>“</w:t>
      </w:r>
      <w:r>
        <w:rPr>
          <w:rFonts w:hint="default" w:ascii="Times New Roman" w:hAnsi="Times New Roman" w:eastAsia="宋体" w:cs="Times New Roman"/>
          <w:sz w:val="28"/>
          <w:szCs w:val="32"/>
        </w:rPr>
        <w:t>商学智脑</w:t>
      </w:r>
      <w:r>
        <w:rPr>
          <w:rFonts w:hint="eastAsia" w:ascii="Times New Roman" w:hAnsi="Times New Roman" w:eastAsia="宋体" w:cs="Times New Roman"/>
          <w:sz w:val="28"/>
          <w:szCs w:val="32"/>
          <w:lang w:eastAsia="zh-CN"/>
        </w:rPr>
        <w:t>”</w:t>
      </w:r>
      <w:r>
        <w:rPr>
          <w:rFonts w:hint="default" w:ascii="Times New Roman" w:hAnsi="Times New Roman" w:eastAsia="宋体" w:cs="Times New Roman"/>
          <w:sz w:val="28"/>
          <w:szCs w:val="32"/>
        </w:rPr>
        <w:t>，能为高级AI与机器人专业的研究生提供极其稀缺的算力资源与真实项目实训环境。</w:t>
      </w:r>
    </w:p>
    <w:p w14:paraId="4AFDC51E">
      <w:pPr>
        <w:numPr>
          <w:ilvl w:val="0"/>
          <w:numId w:val="2"/>
        </w:numPr>
        <w:ind w:firstLine="560" w:firstLineChars="200"/>
        <w:rPr>
          <w:rFonts w:hint="default" w:ascii="Times New Roman" w:hAnsi="Times New Roman" w:eastAsia="宋体" w:cs="Times New Roman"/>
          <w:sz w:val="28"/>
          <w:szCs w:val="32"/>
        </w:rPr>
      </w:pPr>
      <w:r>
        <w:rPr>
          <w:rFonts w:hint="default" w:ascii="Times New Roman" w:hAnsi="Times New Roman" w:eastAsia="宋体" w:cs="Times New Roman"/>
          <w:sz w:val="28"/>
          <w:szCs w:val="32"/>
        </w:rPr>
        <w:t>师资力量雄厚，核心技术方向研究实力突出</w:t>
      </w:r>
      <w:r>
        <w:rPr>
          <w:rFonts w:hint="eastAsia" w:ascii="Times New Roman" w:hAnsi="Times New Roman" w:eastAsia="宋体" w:cs="Times New Roman"/>
          <w:sz w:val="28"/>
          <w:szCs w:val="32"/>
          <w:lang w:eastAsia="zh-CN"/>
        </w:rPr>
        <w:t>。项目承办学院汇聚了一支高水平的科研与教学团队，其中包括</w:t>
      </w:r>
      <w:r>
        <w:rPr>
          <w:rFonts w:hint="eastAsia" w:ascii="Times New Roman" w:hAnsi="Times New Roman" w:eastAsia="宋体" w:cs="Times New Roman"/>
          <w:sz w:val="28"/>
          <w:szCs w:val="32"/>
          <w:lang w:val="en-US" w:eastAsia="zh-CN"/>
        </w:rPr>
        <w:t>国家级人才</w:t>
      </w:r>
      <w:r>
        <w:rPr>
          <w:rFonts w:hint="eastAsia" w:ascii="Times New Roman" w:hAnsi="Times New Roman" w:eastAsia="宋体" w:cs="Times New Roman"/>
          <w:sz w:val="28"/>
          <w:szCs w:val="32"/>
          <w:lang w:eastAsia="zh-CN"/>
        </w:rPr>
        <w:t>以及全球前2%顶尖科学家等领军人才。这支队伍在系统建模与机器人控制、大数据与人工智能、5G通信与物联网等核心底层技术方向上承担了大量国家级课题。这种“以高水平科研反哺教学”的师资结构，完全具备指导和培养高级别硕士研究生的学术能力。</w:t>
      </w:r>
    </w:p>
    <w:p w14:paraId="588E219D">
      <w:pPr>
        <w:numPr>
          <w:ilvl w:val="0"/>
          <w:numId w:val="2"/>
        </w:numPr>
        <w:ind w:firstLine="560" w:firstLineChars="200"/>
        <w:rPr>
          <w:rFonts w:hint="default" w:ascii="Times New Roman" w:hAnsi="Times New Roman" w:eastAsia="宋体" w:cs="Times New Roman"/>
          <w:sz w:val="28"/>
          <w:szCs w:val="32"/>
        </w:rPr>
      </w:pPr>
      <w:r>
        <w:rPr>
          <w:rFonts w:hint="default" w:ascii="Times New Roman" w:hAnsi="Times New Roman" w:eastAsia="宋体" w:cs="Times New Roman"/>
          <w:sz w:val="28"/>
          <w:szCs w:val="32"/>
        </w:rPr>
        <w:t>国际化底蕴深厚，中英联合办学机制成熟高效</w:t>
      </w:r>
      <w:r>
        <w:rPr>
          <w:rFonts w:hint="eastAsia" w:ascii="Times New Roman" w:hAnsi="Times New Roman" w:eastAsia="宋体" w:cs="Times New Roman"/>
          <w:sz w:val="28"/>
          <w:szCs w:val="32"/>
          <w:lang w:eastAsia="zh-CN"/>
        </w:rPr>
        <w:t>。作为浙江省国际化特色高校，学校拥有近20年的中外合作办学经验（如2004年起的中加硕士项目等），具备完善的跨国教育管理制度。最关键的是，学校在2020年已与英国萨塞克斯大学成功共建了国内首个AI领域的中外合作办学机构</w:t>
      </w:r>
      <w:r>
        <w:rPr>
          <w:rFonts w:ascii="Times New Roman" w:hAnsi="Times New Roman" w:eastAsia="宋体" w:cs="Times New Roman"/>
          <w:sz w:val="28"/>
          <w:szCs w:val="32"/>
        </w:rPr>
        <w:t>——浙江工商大学萨塞克斯人工智能学院</w:t>
      </w:r>
      <w:r>
        <w:rPr>
          <w:rFonts w:hint="eastAsia" w:ascii="Times New Roman" w:hAnsi="Times New Roman" w:eastAsia="宋体" w:cs="Times New Roman"/>
          <w:sz w:val="28"/>
          <w:szCs w:val="32"/>
          <w:lang w:eastAsia="zh-CN"/>
        </w:rPr>
        <w:t>。双方在教学大纲对接、学分互认、师资互访等方面已经跑通了所有流程，形成了极高的合作默契。这种“知根知底”的现成管理框架，使得</w:t>
      </w:r>
      <w:r>
        <w:rPr>
          <w:rFonts w:hint="eastAsia" w:ascii="Times New Roman" w:hAnsi="Times New Roman" w:eastAsia="宋体" w:cs="Times New Roman"/>
          <w:sz w:val="28"/>
          <w:szCs w:val="32"/>
          <w:lang w:val="en-US" w:eastAsia="zh-CN"/>
        </w:rPr>
        <w:t>申报</w:t>
      </w:r>
      <w:r>
        <w:rPr>
          <w:rFonts w:hint="eastAsia" w:ascii="Times New Roman" w:hAnsi="Times New Roman" w:eastAsia="宋体" w:cs="Times New Roman"/>
          <w:sz w:val="28"/>
          <w:szCs w:val="32"/>
          <w:lang w:eastAsia="zh-CN"/>
        </w:rPr>
        <w:t>的两个硕士项目能够迅速落地并高质量运转，极大降低了办学风险。</w:t>
      </w:r>
    </w:p>
    <w:p w14:paraId="51068314">
      <w:pPr>
        <w:pStyle w:val="4"/>
        <w:rPr>
          <w:rFonts w:ascii="Times New Roman" w:hAnsi="Times New Roman" w:cs="Times New Roman"/>
        </w:rPr>
      </w:pPr>
      <w:r>
        <w:rPr>
          <w:rFonts w:ascii="Times New Roman" w:hAnsi="Times New Roman" w:cs="Times New Roman"/>
        </w:rPr>
        <w:t>2．浙江工商大学</w:t>
      </w:r>
      <w:ins w:id="30" w:author="Carton" w:date="2026-06-08T16:10:00Z">
        <w:r>
          <w:rPr>
            <w:rFonts w:ascii="Times New Roman" w:hAnsi="Times New Roman" w:cs="Times New Roman"/>
          </w:rPr>
          <w:t>深耕“人工智能+”交叉学科矩阵，构筑全链条创新研究与育人生态</w:t>
        </w:r>
      </w:ins>
    </w:p>
    <w:p w14:paraId="7B7B7100">
      <w:pPr>
        <w:ind w:firstLine="560" w:firstLineChars="200"/>
        <w:rPr>
          <w:rFonts w:ascii="Times New Roman" w:hAnsi="Times New Roman" w:eastAsia="宋体" w:cs="Times New Roman"/>
          <w:sz w:val="28"/>
          <w:szCs w:val="32"/>
        </w:rPr>
      </w:pPr>
      <w:ins w:id="31" w:author="Carton" w:date="2026-06-08T15:07:00Z">
        <w:r>
          <w:rPr>
            <w:rFonts w:ascii="Times New Roman" w:hAnsi="Times New Roman" w:eastAsia="宋体" w:cs="Times New Roman"/>
            <w:sz w:val="28"/>
            <w:szCs w:val="32"/>
          </w:rPr>
          <w:t>校长王永贵顶层谋划发布《人工智能时代创新型人才培养行动计划》，构建</w:t>
        </w:r>
      </w:ins>
      <w:r>
        <w:rPr>
          <w:rFonts w:hint="eastAsia" w:ascii="Times New Roman" w:hAnsi="Times New Roman" w:eastAsia="宋体" w:cs="Times New Roman"/>
          <w:sz w:val="28"/>
          <w:szCs w:val="32"/>
          <w:lang w:eastAsia="zh-CN"/>
        </w:rPr>
        <w:t>“</w:t>
      </w:r>
      <w:ins w:id="32" w:author="Carton" w:date="2026-06-08T15:07:00Z">
        <w:r>
          <w:rPr>
            <w:rFonts w:ascii="Times New Roman" w:hAnsi="Times New Roman" w:eastAsia="宋体" w:cs="Times New Roman"/>
            <w:sz w:val="28"/>
            <w:szCs w:val="32"/>
          </w:rPr>
          <w:t>人工智能+</w:t>
        </w:r>
      </w:ins>
      <w:r>
        <w:rPr>
          <w:rFonts w:hint="eastAsia" w:ascii="Times New Roman" w:hAnsi="Times New Roman" w:eastAsia="宋体" w:cs="Times New Roman"/>
          <w:sz w:val="28"/>
          <w:szCs w:val="32"/>
          <w:lang w:eastAsia="zh-CN"/>
        </w:rPr>
        <w:t>”</w:t>
      </w:r>
      <w:ins w:id="33" w:author="Carton" w:date="2026-06-08T15:07:00Z">
        <w:r>
          <w:rPr>
            <w:rFonts w:ascii="Times New Roman" w:hAnsi="Times New Roman" w:eastAsia="宋体" w:cs="Times New Roman"/>
            <w:sz w:val="28"/>
            <w:szCs w:val="32"/>
          </w:rPr>
          <w:t>创新型人才培养</w:t>
        </w:r>
      </w:ins>
      <w:r>
        <w:rPr>
          <w:rFonts w:hint="eastAsia" w:ascii="Times New Roman" w:hAnsi="Times New Roman" w:eastAsia="宋体" w:cs="Times New Roman"/>
          <w:sz w:val="28"/>
          <w:szCs w:val="32"/>
          <w:lang w:eastAsia="zh-CN"/>
        </w:rPr>
        <w:t>“</w:t>
      </w:r>
      <w:ins w:id="34" w:author="Carton" w:date="2026-06-08T15:07:00Z">
        <w:r>
          <w:rPr>
            <w:rFonts w:ascii="Times New Roman" w:hAnsi="Times New Roman" w:eastAsia="宋体" w:cs="Times New Roman"/>
            <w:sz w:val="28"/>
            <w:szCs w:val="32"/>
          </w:rPr>
          <w:t>158体系</w:t>
        </w:r>
      </w:ins>
      <w:r>
        <w:rPr>
          <w:rFonts w:hint="eastAsia" w:ascii="Times New Roman" w:hAnsi="Times New Roman" w:eastAsia="宋体" w:cs="Times New Roman"/>
          <w:sz w:val="28"/>
          <w:szCs w:val="32"/>
          <w:lang w:eastAsia="zh-CN"/>
        </w:rPr>
        <w:t>”</w:t>
      </w:r>
      <w:ins w:id="35" w:author="Carton" w:date="2026-06-08T15:07:00Z">
        <w:r>
          <w:rPr>
            <w:rFonts w:ascii="Times New Roman" w:hAnsi="Times New Roman" w:eastAsia="宋体" w:cs="Times New Roman"/>
            <w:sz w:val="28"/>
            <w:szCs w:val="32"/>
          </w:rPr>
          <w:t>，实现新生BAT-X AI课程全覆盖。牵头获批</w:t>
        </w:r>
      </w:ins>
      <w:r>
        <w:rPr>
          <w:rFonts w:hint="eastAsia" w:ascii="Times New Roman" w:hAnsi="Times New Roman" w:eastAsia="宋体" w:cs="Times New Roman"/>
          <w:sz w:val="28"/>
          <w:szCs w:val="32"/>
          <w:lang w:eastAsia="zh-CN"/>
        </w:rPr>
        <w:t>“</w:t>
      </w:r>
      <w:ins w:id="36" w:author="Carton" w:date="2026-06-08T15:07:00Z">
        <w:r>
          <w:rPr>
            <w:rFonts w:ascii="Times New Roman" w:hAnsi="Times New Roman" w:eastAsia="宋体" w:cs="Times New Roman"/>
            <w:sz w:val="28"/>
            <w:szCs w:val="32"/>
          </w:rPr>
          <w:t>市场营销+人工智能</w:t>
        </w:r>
      </w:ins>
      <w:r>
        <w:rPr>
          <w:rFonts w:hint="eastAsia" w:ascii="Times New Roman" w:hAnsi="Times New Roman" w:eastAsia="宋体" w:cs="Times New Roman"/>
          <w:sz w:val="28"/>
          <w:szCs w:val="32"/>
          <w:lang w:eastAsia="zh-CN"/>
        </w:rPr>
        <w:t>”</w:t>
      </w:r>
      <w:ins w:id="37" w:author="Carton" w:date="2026-06-08T15:07:00Z">
        <w:r>
          <w:rPr>
            <w:rFonts w:ascii="Times New Roman" w:hAnsi="Times New Roman" w:eastAsia="宋体" w:cs="Times New Roman"/>
            <w:sz w:val="28"/>
            <w:szCs w:val="32"/>
          </w:rPr>
          <w:t>双学士学位项目，推动AI与经管学科交叉创新。助力学校入选教育部首批共建AI学院试点，推动建成国内首家中外合作AI学院，2025年牵头获批省级科教融合学院，统筹</w:t>
        </w:r>
      </w:ins>
      <w:r>
        <w:rPr>
          <w:rFonts w:hint="eastAsia" w:ascii="Times New Roman" w:hAnsi="Times New Roman" w:eastAsia="宋体" w:cs="Times New Roman"/>
          <w:sz w:val="28"/>
          <w:szCs w:val="32"/>
          <w:lang w:eastAsia="zh-CN"/>
        </w:rPr>
        <w:t>“</w:t>
      </w:r>
      <w:ins w:id="38" w:author="Carton" w:date="2026-06-08T15:07:00Z">
        <w:r>
          <w:rPr>
            <w:rFonts w:ascii="Times New Roman" w:hAnsi="Times New Roman" w:eastAsia="宋体" w:cs="Times New Roman"/>
            <w:sz w:val="28"/>
            <w:szCs w:val="32"/>
          </w:rPr>
          <w:t>商学智脑</w:t>
        </w:r>
      </w:ins>
      <w:r>
        <w:rPr>
          <w:rFonts w:hint="eastAsia" w:ascii="Times New Roman" w:hAnsi="Times New Roman" w:eastAsia="宋体" w:cs="Times New Roman"/>
          <w:sz w:val="28"/>
          <w:szCs w:val="32"/>
          <w:lang w:eastAsia="zh-CN"/>
        </w:rPr>
        <w:t>”</w:t>
      </w:r>
      <w:ins w:id="39" w:author="Carton" w:date="2026-06-08T15:07:00Z">
        <w:r>
          <w:rPr>
            <w:rFonts w:ascii="Times New Roman" w:hAnsi="Times New Roman" w:eastAsia="宋体" w:cs="Times New Roman"/>
            <w:sz w:val="28"/>
            <w:szCs w:val="32"/>
          </w:rPr>
          <w:t>大模型建设</w:t>
        </w:r>
      </w:ins>
      <w:r>
        <w:rPr>
          <w:rFonts w:ascii="Times New Roman" w:hAnsi="Times New Roman" w:eastAsia="宋体" w:cs="Times New Roman"/>
          <w:sz w:val="28"/>
          <w:szCs w:val="32"/>
        </w:rPr>
        <w:t>。</w:t>
      </w:r>
    </w:p>
    <w:p w14:paraId="1F864D08">
      <w:pPr>
        <w:ind w:firstLine="560" w:firstLineChars="200"/>
        <w:rPr>
          <w:rFonts w:ascii="Times New Roman" w:hAnsi="Times New Roman" w:eastAsia="宋体" w:cs="Times New Roman"/>
          <w:sz w:val="28"/>
          <w:szCs w:val="32"/>
        </w:rPr>
      </w:pPr>
      <w:ins w:id="40" w:author="Carton" w:date="2026-06-08T15:07:00Z">
        <w:r>
          <w:rPr>
            <w:rFonts w:ascii="Times New Roman" w:hAnsi="Times New Roman" w:eastAsia="宋体" w:cs="Times New Roman"/>
            <w:sz w:val="28"/>
            <w:szCs w:val="32"/>
          </w:rPr>
          <w:t>前书记郁建兴聚焦AI与社会科学、公共治理交叉，任浙江省共同富裕计算科学重点实验室主任，发布全国首个基于大语言模型的社会科学实验装置。推动</w:t>
        </w:r>
      </w:ins>
      <w:r>
        <w:rPr>
          <w:rFonts w:hint="eastAsia" w:ascii="Times New Roman" w:hAnsi="Times New Roman" w:eastAsia="宋体" w:cs="Times New Roman"/>
          <w:sz w:val="28"/>
          <w:szCs w:val="32"/>
          <w:lang w:eastAsia="zh-CN"/>
        </w:rPr>
        <w:t>“</w:t>
      </w:r>
      <w:ins w:id="41" w:author="Carton" w:date="2026-06-08T15:07:00Z">
        <w:r>
          <w:rPr>
            <w:rFonts w:ascii="Times New Roman" w:hAnsi="Times New Roman" w:eastAsia="宋体" w:cs="Times New Roman"/>
            <w:sz w:val="28"/>
            <w:szCs w:val="32"/>
          </w:rPr>
          <w:t>商学智脑</w:t>
        </w:r>
      </w:ins>
      <w:r>
        <w:rPr>
          <w:rFonts w:hint="eastAsia" w:ascii="Times New Roman" w:hAnsi="Times New Roman" w:eastAsia="宋体" w:cs="Times New Roman"/>
          <w:sz w:val="28"/>
          <w:szCs w:val="32"/>
          <w:lang w:eastAsia="zh-CN"/>
        </w:rPr>
        <w:t>”</w:t>
      </w:r>
      <w:ins w:id="42" w:author="Carton" w:date="2026-06-08T15:07:00Z">
        <w:r>
          <w:rPr>
            <w:rFonts w:ascii="Times New Roman" w:hAnsi="Times New Roman" w:eastAsia="宋体" w:cs="Times New Roman"/>
            <w:sz w:val="28"/>
            <w:szCs w:val="32"/>
          </w:rPr>
          <w:t>落地，该成果为浙江省唯一入选教育部首批生成式AI教育专用大模型项目。牵头建设共同富裕统计监测与智能治理教育部哲学社会科学实验室，提出AI时代文科转型路径</w:t>
        </w:r>
      </w:ins>
      <w:r>
        <w:rPr>
          <w:rFonts w:ascii="Times New Roman" w:hAnsi="Times New Roman" w:eastAsia="宋体" w:cs="Times New Roman"/>
          <w:sz w:val="28"/>
          <w:szCs w:val="32"/>
        </w:rPr>
        <w:t>。</w:t>
      </w:r>
    </w:p>
    <w:p w14:paraId="6780EEC7">
      <w:pPr>
        <w:ind w:firstLine="560" w:firstLineChars="200"/>
        <w:rPr>
          <w:rFonts w:ascii="Times New Roman" w:hAnsi="Times New Roman" w:eastAsia="宋体" w:cs="Times New Roman"/>
          <w:sz w:val="28"/>
          <w:szCs w:val="32"/>
        </w:rPr>
      </w:pPr>
      <w:r>
        <w:rPr>
          <w:rFonts w:ascii="Times New Roman" w:hAnsi="Times New Roman" w:eastAsia="宋体" w:cs="Times New Roman"/>
          <w:sz w:val="28"/>
          <w:szCs w:val="32"/>
        </w:rPr>
        <w:t>近年来，浙江工商大学信息与通信工程、计算机科学技术、统计学三个学科，将人工智能研究渗透到信息技术大部分研究团队，形成</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人工智能+</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的研究布局。比如软件定义网络和人工智能结合形成</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智慧网络</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，机器人和人工智能结合形成</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智能机器人</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，控制与人工智能结合形成</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智能控制</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，检测与人工智能结合形成</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智能检测</w:t>
      </w:r>
      <w:r>
        <w:rPr>
          <w:rFonts w:hint="eastAsia" w:ascii="Times New Roman" w:hAnsi="Times New Roman" w:eastAsia="宋体" w:cs="Times New Roman"/>
          <w:sz w:val="28"/>
          <w:szCs w:val="32"/>
          <w:lang w:eastAsia="zh-CN"/>
        </w:rPr>
        <w:t>”</w:t>
      </w:r>
      <w:r>
        <w:rPr>
          <w:rFonts w:ascii="Times New Roman" w:hAnsi="Times New Roman" w:eastAsia="宋体" w:cs="Times New Roman"/>
          <w:sz w:val="28"/>
          <w:szCs w:val="32"/>
        </w:rPr>
        <w:t>。</w:t>
      </w:r>
    </w:p>
    <w:p w14:paraId="5F3DB87E">
      <w:pPr>
        <w:ind w:firstLine="560" w:firstLineChars="200"/>
        <w:rPr>
          <w:rFonts w:ascii="Times New Roman" w:hAnsi="Times New Roman" w:eastAsia="宋体" w:cs="Times New Roman"/>
          <w:sz w:val="28"/>
          <w:szCs w:val="32"/>
          <w:highlight w:val="yellow"/>
        </w:rPr>
      </w:pPr>
      <w:ins w:id="43" w:author="Carton" w:date="2026-06-08T15:08:00Z">
        <w:r>
          <w:rPr>
            <w:rFonts w:ascii="Times New Roman" w:hAnsi="Times New Roman" w:eastAsia="宋体" w:cs="Times New Roman"/>
            <w:sz w:val="28"/>
            <w:szCs w:val="32"/>
          </w:rPr>
          <w:t>智慧网络方向：主攻面向云计算的新一代软件定义网络设备架构，联合Intel、IBM等制定5项国际互联网标准，技术水平国际领先。主持4项国家863、1项973等15项国家级课题，2024年科研到款1281.5万元，2025年1257.3万元。成果累计经济效益超20亿元，获浙江省技术发明一等奖、国家科技进步二等奖、教育部高校科研优秀成果二等奖。2025年新增全省算力网络与商务计算重点实验室，以及省级重点科技创新团队、省级实验教学示范中心</w:t>
        </w:r>
      </w:ins>
      <w:r>
        <w:rPr>
          <w:rFonts w:ascii="Times New Roman" w:hAnsi="Times New Roman" w:eastAsia="宋体" w:cs="Times New Roman"/>
          <w:sz w:val="28"/>
          <w:szCs w:val="32"/>
        </w:rPr>
        <w:t>。</w:t>
      </w:r>
    </w:p>
    <w:p w14:paraId="0643EC04">
      <w:pPr>
        <w:ind w:firstLine="560" w:firstLineChars="200"/>
        <w:rPr>
          <w:rFonts w:ascii="Times New Roman" w:hAnsi="Times New Roman" w:eastAsia="宋体" w:cs="Times New Roman"/>
          <w:sz w:val="28"/>
          <w:szCs w:val="32"/>
        </w:rPr>
      </w:pPr>
      <w:ins w:id="44" w:author="Carton" w:date="2026-06-08T15:08:00Z">
        <w:r>
          <w:rPr>
            <w:rFonts w:ascii="Times New Roman" w:hAnsi="Times New Roman" w:eastAsia="宋体" w:cs="Times New Roman"/>
            <w:sz w:val="28"/>
            <w:szCs w:val="32"/>
          </w:rPr>
          <w:t>智能视觉方向：依托可视媒体大数据省工程实验室和电子商务与商务大数据省工程实验室。团队承担国家科技支撑计划、国家自然科学基金（重点/面上）、973/863子课题等重大重点项目。在计算机视觉、商业大数据可视化、网络互动媒体大数据、视频监控食品溯源等方面有核心技术。牵头编制的</w:t>
        </w:r>
      </w:ins>
      <w:r>
        <w:rPr>
          <w:rFonts w:hint="eastAsia" w:ascii="Times New Roman" w:hAnsi="Times New Roman" w:eastAsia="宋体" w:cs="Times New Roman"/>
          <w:sz w:val="28"/>
          <w:szCs w:val="32"/>
          <w:lang w:eastAsia="zh-CN"/>
        </w:rPr>
        <w:t>“</w:t>
      </w:r>
      <w:ins w:id="45" w:author="Carton" w:date="2026-06-08T15:08:00Z">
        <w:r>
          <w:rPr>
            <w:rFonts w:ascii="Times New Roman" w:hAnsi="Times New Roman" w:eastAsia="宋体" w:cs="Times New Roman"/>
            <w:sz w:val="28"/>
            <w:szCs w:val="32"/>
          </w:rPr>
          <w:t>义乌·中国小商品指数</w:t>
        </w:r>
      </w:ins>
      <w:r>
        <w:rPr>
          <w:rFonts w:hint="eastAsia" w:ascii="Times New Roman" w:hAnsi="Times New Roman" w:eastAsia="宋体" w:cs="Times New Roman"/>
          <w:sz w:val="28"/>
          <w:szCs w:val="32"/>
          <w:lang w:eastAsia="zh-CN"/>
        </w:rPr>
        <w:t>”“</w:t>
      </w:r>
      <w:ins w:id="46" w:author="Carton" w:date="2026-06-08T15:08:00Z">
        <w:r>
          <w:rPr>
            <w:rFonts w:ascii="Times New Roman" w:hAnsi="Times New Roman" w:eastAsia="宋体" w:cs="Times New Roman"/>
            <w:sz w:val="28"/>
            <w:szCs w:val="32"/>
          </w:rPr>
          <w:t>中国·柯桥纺织指数</w:t>
        </w:r>
      </w:ins>
      <w:r>
        <w:rPr>
          <w:rFonts w:hint="eastAsia" w:ascii="Times New Roman" w:hAnsi="Times New Roman" w:eastAsia="宋体" w:cs="Times New Roman"/>
          <w:sz w:val="28"/>
          <w:szCs w:val="32"/>
          <w:lang w:eastAsia="zh-CN"/>
        </w:rPr>
        <w:t>”</w:t>
      </w:r>
      <w:ins w:id="47" w:author="Carton" w:date="2026-06-08T15:08:00Z">
        <w:r>
          <w:rPr>
            <w:rFonts w:ascii="Times New Roman" w:hAnsi="Times New Roman" w:eastAsia="宋体" w:cs="Times New Roman"/>
            <w:sz w:val="28"/>
            <w:szCs w:val="32"/>
          </w:rPr>
          <w:t>影响巨大。获省部级以上奖项10项，发明专利超100项，发表高水平论文超130篇，服务企业超70家。2024-2025年，发表SCI/EI论文174篇（其中A+及以上53篇），授权专利12项（含3项美国专利）</w:t>
        </w:r>
      </w:ins>
      <w:r>
        <w:rPr>
          <w:rFonts w:ascii="Times New Roman" w:hAnsi="Times New Roman" w:eastAsia="宋体" w:cs="Times New Roman"/>
          <w:sz w:val="28"/>
          <w:szCs w:val="32"/>
        </w:rPr>
        <w:t>。</w:t>
      </w:r>
    </w:p>
    <w:p w14:paraId="7FAE1939">
      <w:pPr>
        <w:ind w:firstLine="560" w:firstLineChars="200"/>
        <w:rPr>
          <w:rFonts w:ascii="Times New Roman" w:hAnsi="Times New Roman" w:eastAsia="宋体" w:cs="Times New Roman"/>
          <w:sz w:val="28"/>
          <w:szCs w:val="32"/>
          <w:highlight w:val="yellow"/>
        </w:rPr>
      </w:pPr>
      <w:ins w:id="48" w:author="Carton" w:date="2026-06-08T15:08:00Z">
        <w:r>
          <w:rPr>
            <w:rFonts w:ascii="Times New Roman" w:hAnsi="Times New Roman" w:eastAsia="宋体" w:cs="Times New Roman"/>
            <w:sz w:val="28"/>
            <w:szCs w:val="32"/>
          </w:rPr>
          <w:t>大数据技术与方法方向：聚焦大数据采集处理、统计建模、挖掘算法、机器学习等，服务于商务政务管理。承担国家级项目50余项（含国家社科基金重大招标2项、重点3项）、省部级187项。获教育部高校科研优秀成果奖2项、省部级奖38项。设有大数据统计二级学科博士点，形成本硕博贯通培养体系。2024-2025年获国家级项目5项、省部级5项，2025年获批省领雁项目1项、省自然科学基金7项、教育部人文社科青年项目1项</w:t>
        </w:r>
      </w:ins>
      <w:r>
        <w:rPr>
          <w:rFonts w:ascii="Times New Roman" w:hAnsi="Times New Roman" w:eastAsia="宋体" w:cs="Times New Roman"/>
          <w:sz w:val="28"/>
          <w:szCs w:val="32"/>
        </w:rPr>
        <w:t>。</w:t>
      </w:r>
    </w:p>
    <w:p w14:paraId="4A6F5F6D">
      <w:pPr>
        <w:ind w:firstLine="560" w:firstLineChars="200"/>
        <w:rPr>
          <w:rFonts w:ascii="Times New Roman" w:hAnsi="Times New Roman" w:eastAsia="宋体" w:cs="Times New Roman"/>
          <w:sz w:val="28"/>
          <w:szCs w:val="32"/>
        </w:rPr>
      </w:pPr>
      <w:ins w:id="49" w:author="Carton" w:date="2026-06-08T15:09:00Z">
        <w:r>
          <w:rPr>
            <w:rFonts w:ascii="Times New Roman" w:hAnsi="Times New Roman" w:eastAsia="宋体" w:cs="Times New Roman"/>
            <w:sz w:val="28"/>
            <w:szCs w:val="32"/>
          </w:rPr>
          <w:t>机器人方向：由国家级人才领衔，整合传感检测、机器视觉、嵌入式系统、图像处理、智能控制、工业物联网等优势，联合企业构建产学研平台。重点研发动力学与控制、力觉与力控制、视觉感知与控制、智能控制方法及先进功能部件。正筹建</w:t>
        </w:r>
      </w:ins>
      <w:r>
        <w:rPr>
          <w:rFonts w:hint="eastAsia" w:ascii="Times New Roman" w:hAnsi="Times New Roman" w:eastAsia="宋体" w:cs="Times New Roman"/>
          <w:sz w:val="28"/>
          <w:szCs w:val="32"/>
          <w:lang w:eastAsia="zh-CN"/>
        </w:rPr>
        <w:t>“</w:t>
      </w:r>
      <w:ins w:id="50" w:author="Carton" w:date="2026-06-08T15:09:00Z">
        <w:r>
          <w:rPr>
            <w:rFonts w:ascii="Times New Roman" w:hAnsi="Times New Roman" w:eastAsia="宋体" w:cs="Times New Roman"/>
            <w:sz w:val="28"/>
            <w:szCs w:val="32"/>
          </w:rPr>
          <w:t>机器人感知与控制技术浙江省工程实验室</w:t>
        </w:r>
      </w:ins>
      <w:r>
        <w:rPr>
          <w:rFonts w:hint="eastAsia" w:ascii="Times New Roman" w:hAnsi="Times New Roman" w:eastAsia="宋体" w:cs="Times New Roman"/>
          <w:sz w:val="28"/>
          <w:szCs w:val="32"/>
          <w:lang w:eastAsia="zh-CN"/>
        </w:rPr>
        <w:t>”</w:t>
      </w:r>
      <w:ins w:id="51" w:author="Carton" w:date="2026-06-08T15:09:00Z">
        <w:r>
          <w:rPr>
            <w:rFonts w:ascii="Times New Roman" w:hAnsi="Times New Roman" w:eastAsia="宋体" w:cs="Times New Roman"/>
            <w:sz w:val="28"/>
            <w:szCs w:val="32"/>
          </w:rPr>
          <w:t>。与萨塞克斯大学合办的人工智能学院开设机器人与自动化系统、人工智能与自适应系统两个硕士自主招生专业，2025年招生名额从100人增至150人</w:t>
        </w:r>
      </w:ins>
      <w:r>
        <w:rPr>
          <w:rFonts w:ascii="Times New Roman" w:hAnsi="Times New Roman" w:eastAsia="宋体" w:cs="Times New Roman"/>
          <w:sz w:val="28"/>
          <w:szCs w:val="32"/>
        </w:rPr>
        <w:t>。</w:t>
      </w:r>
    </w:p>
    <w:p w14:paraId="2FBAB690">
      <w:pPr>
        <w:ind w:firstLine="560" w:firstLineChars="200"/>
        <w:rPr>
          <w:rFonts w:ascii="Times New Roman" w:hAnsi="Times New Roman" w:eastAsia="宋体" w:cs="Times New Roman"/>
          <w:sz w:val="28"/>
          <w:szCs w:val="32"/>
        </w:rPr>
      </w:pPr>
      <w:ins w:id="52" w:author="Carton" w:date="2026-06-08T15:09:00Z">
        <w:r>
          <w:rPr>
            <w:rFonts w:ascii="Times New Roman" w:hAnsi="Times New Roman" w:eastAsia="宋体" w:cs="Times New Roman"/>
            <w:sz w:val="28"/>
            <w:szCs w:val="32"/>
          </w:rPr>
          <w:t>控制理论方向：集智能检测、先进控制、决策管理于一体，开展系统建模、智能检测、综合自动化、先进控制的应用基础研究。主持国家级项目5项、省杰青1项，发表SCI/EI论文56篇（含IEEE Trans. Automatic Control等TOP期刊15篇）。感测与信号处理方向：历经三十多年，具备信号检测和信息处理（特别是机器视觉）理论、方法与技术。主持省部级以上项目12项，包括国家信息产业部重点计划、国家高技术产业化专项（1500万）、国家发改委产品化专项（800万），发表SCI/EI论文61篇，横向年均经费200余万元</w:t>
        </w:r>
      </w:ins>
      <w:r>
        <w:rPr>
          <w:rFonts w:ascii="Times New Roman" w:hAnsi="Times New Roman" w:eastAsia="宋体" w:cs="Times New Roman"/>
          <w:sz w:val="28"/>
          <w:szCs w:val="32"/>
        </w:rPr>
        <w:t>。</w:t>
      </w:r>
    </w:p>
    <w:p w14:paraId="48D31127">
      <w:pPr>
        <w:pStyle w:val="3"/>
        <w:rPr>
          <w:rFonts w:ascii="Times New Roman" w:hAnsi="Times New Roman" w:cs="Times New Roman"/>
        </w:rPr>
      </w:pPr>
      <w:r>
        <w:rPr>
          <w:rFonts w:ascii="Times New Roman" w:hAnsi="Times New Roman" w:cs="Times New Roman"/>
        </w:rPr>
        <w:t>（三）</w:t>
      </w:r>
      <w:ins w:id="53" w:author="Carton" w:date="2026-06-08T16:27:00Z">
        <w:r>
          <w:rPr>
            <w:rFonts w:ascii="Times New Roman" w:hAnsi="Times New Roman" w:cs="Times New Roman"/>
          </w:rPr>
          <w:t>多维成果获广泛认可，树立国际化创新人才培养标杆与示范效应</w:t>
        </w:r>
      </w:ins>
    </w:p>
    <w:p w14:paraId="352B1437">
      <w:pPr>
        <w:ind w:firstLine="560" w:firstLineChars="200"/>
        <w:rPr>
          <w:rFonts w:ascii="Times New Roman" w:hAnsi="Times New Roman" w:eastAsia="宋体" w:cs="Times New Roman"/>
          <w:sz w:val="28"/>
          <w:szCs w:val="32"/>
        </w:rPr>
      </w:pPr>
      <w:bookmarkStart w:id="10" w:name="OLE_LINK7"/>
      <w:bookmarkStart w:id="11" w:name="OLE_LINK6"/>
      <w:bookmarkStart w:id="12" w:name="OLE_LINK4"/>
      <w:bookmarkStart w:id="13" w:name="OLE_LINK5"/>
      <w:r>
        <w:rPr>
          <w:rFonts w:ascii="Times New Roman" w:hAnsi="Times New Roman" w:eastAsia="宋体" w:cs="Times New Roman"/>
          <w:sz w:val="28"/>
          <w:szCs w:val="32"/>
        </w:rPr>
        <w:t>学院目前开设电子信息工程、通信工程两个中外合作本科专业，每年招收200人，纳入国家普通高等学校招生计划，学制4年，全程在中方学习，毕业学生授予浙江工商大学本科毕业证书、学士学位证书以及萨塞克斯大学学士学位证书；开设机器人与自动化系统、人工智能与自适应系统两个硕士专业，每年招收</w:t>
      </w:r>
      <w:r>
        <w:rPr>
          <w:rFonts w:hint="eastAsia" w:ascii="Times New Roman" w:hAnsi="Times New Roman" w:eastAsia="宋体" w:cs="Times New Roman"/>
          <w:sz w:val="28"/>
          <w:szCs w:val="32"/>
          <w:lang w:val="en-US" w:eastAsia="zh-CN"/>
        </w:rPr>
        <w:t>150人</w:t>
      </w:r>
      <w:r>
        <w:rPr>
          <w:rFonts w:ascii="Times New Roman" w:hAnsi="Times New Roman" w:eastAsia="宋体" w:cs="Times New Roman"/>
          <w:sz w:val="28"/>
          <w:szCs w:val="32"/>
        </w:rPr>
        <w:t>，自主招生，学制1.5年，毕业学生授予英国萨塞克斯大学硕士学位。学院本科和硕士研究生专业均于2020年开始招生；截止2025年7月，在校本科生总人数为589人，研究生为98人。学院办学至今，已有两届本科毕业生357人，共四届硕士毕业生387人。</w:t>
      </w:r>
    </w:p>
    <w:p w14:paraId="13C7043D">
      <w:pPr>
        <w:ind w:firstLine="560" w:firstLineChars="200"/>
        <w:rPr>
          <w:rFonts w:ascii="Times New Roman" w:hAnsi="Times New Roman" w:eastAsia="宋体" w:cs="Times New Roman"/>
          <w:sz w:val="28"/>
          <w:szCs w:val="32"/>
        </w:rPr>
      </w:pPr>
      <w:r>
        <w:rPr>
          <w:rFonts w:ascii="Times New Roman" w:hAnsi="Times New Roman" w:eastAsia="宋体" w:cs="Times New Roman"/>
          <w:sz w:val="28"/>
          <w:szCs w:val="32"/>
        </w:rPr>
        <w:t>1. 升学与就业</w:t>
      </w:r>
    </w:p>
    <w:p w14:paraId="6AA3EE2D">
      <w:pPr>
        <w:ind w:firstLine="560" w:firstLineChars="200"/>
        <w:rPr>
          <w:rFonts w:ascii="Times New Roman" w:hAnsi="Times New Roman" w:eastAsia="宋体" w:cs="Times New Roman"/>
          <w:sz w:val="28"/>
          <w:szCs w:val="32"/>
        </w:rPr>
      </w:pPr>
      <w:ins w:id="54" w:author="Carton" w:date="2026-06-08T16:18:00Z">
        <w:r>
          <w:rPr>
            <w:rFonts w:ascii="Times New Roman" w:hAnsi="Times New Roman" w:eastAsia="宋体" w:cs="Times New Roman"/>
            <w:sz w:val="28"/>
            <w:szCs w:val="32"/>
          </w:rPr>
          <w:t>两届本科毕业生中，近60%升入国外顶尖大学及国内985/211高校攻读硕士或直博，其中12人进入QS世界排名前10高校（如新加坡国立大学、帝国理工学院、伦敦大学学院），50余人被QS前50高校录取（如宾夕法尼亚大学、加州大学圣地亚哥分校、爱丁堡大学、香港大学等）</w:t>
        </w:r>
      </w:ins>
      <w:r>
        <w:rPr>
          <w:rFonts w:ascii="Times New Roman" w:hAnsi="Times New Roman" w:eastAsia="宋体" w:cs="Times New Roman"/>
          <w:sz w:val="28"/>
          <w:szCs w:val="32"/>
        </w:rPr>
        <w:t>。</w:t>
      </w:r>
    </w:p>
    <w:p w14:paraId="4F902559">
      <w:pPr>
        <w:ind w:firstLine="560" w:firstLineChars="200"/>
        <w:rPr>
          <w:rFonts w:ascii="Times New Roman" w:hAnsi="Times New Roman" w:eastAsia="宋体" w:cs="Times New Roman"/>
          <w:sz w:val="28"/>
          <w:szCs w:val="32"/>
        </w:rPr>
      </w:pPr>
      <w:ins w:id="55" w:author="Carton" w:date="2026-06-08T16:19:00Z">
        <w:r>
          <w:rPr>
            <w:rFonts w:ascii="Times New Roman" w:hAnsi="Times New Roman" w:eastAsia="宋体" w:cs="Times New Roman"/>
            <w:sz w:val="28"/>
            <w:szCs w:val="32"/>
          </w:rPr>
          <w:t>四届硕士毕业生学位获得率达97%，60%获萨塞克斯大学优秀（Distinction）等级，较其本土高出20个百分点；约14%继续攻读博士，赴海外读博者全部获各类奖学金，7人获国家留学基金委全额资助；超50%入职腾讯、华为、海康威视、大华、吉利、三大运营商等龙头企业核心岗位。各届就业深造情况如下：2022届92人，读博14人（深造率15%），入职央企国企19人、500强企业23人、机关事业单位10人；2023届97人，读博8人（8%），入职央企国企12人、500强企业16人；2024届106人，读博14人（13.2%），入职央企国企12人、500强企业18人；2025届92人，读博6人（7%），入职中国电信、建设银行、奇瑞、吉利等单位。</w:t>
        </w:r>
      </w:ins>
    </w:p>
    <w:p w14:paraId="09944454">
      <w:pPr>
        <w:ind w:firstLine="560" w:firstLineChars="200"/>
        <w:rPr>
          <w:rFonts w:ascii="Times New Roman" w:hAnsi="Times New Roman" w:eastAsia="宋体" w:cs="Times New Roman"/>
          <w:sz w:val="28"/>
          <w:szCs w:val="32"/>
        </w:rPr>
      </w:pPr>
      <w:r>
        <w:rPr>
          <w:rFonts w:ascii="Times New Roman" w:hAnsi="Times New Roman" w:eastAsia="宋体" w:cs="Times New Roman"/>
          <w:sz w:val="28"/>
          <w:szCs w:val="32"/>
        </w:rPr>
        <w:t>2. 学科竞赛</w:t>
      </w:r>
    </w:p>
    <w:p w14:paraId="7850BDB5">
      <w:pPr>
        <w:ind w:firstLine="560" w:firstLineChars="200"/>
        <w:rPr>
          <w:rFonts w:ascii="Times New Roman" w:hAnsi="Times New Roman" w:eastAsia="宋体" w:cs="Times New Roman"/>
          <w:sz w:val="28"/>
          <w:szCs w:val="32"/>
          <w:lang w:val="en-GB"/>
        </w:rPr>
      </w:pPr>
      <w:ins w:id="56" w:author="Carton" w:date="2026-06-08T16:19:00Z">
        <w:r>
          <w:rPr>
            <w:rFonts w:ascii="Times New Roman" w:hAnsi="Times New Roman" w:eastAsia="宋体" w:cs="Times New Roman"/>
            <w:sz w:val="28"/>
            <w:szCs w:val="32"/>
          </w:rPr>
          <w:t>近三年，学院学生获批研究生科研创新基金重点项目11项、一般项目19项，在中国研究生数学建模竞赛、人工智能创新大赛、电子设计竞赛、挑战杯等赛事中获一等奖2项、二等奖3项、三等奖14项，金奖2项、银奖3项。同期发表SCI/EI论文近百篇，其中SCI一区论文10余篇，近53%的毕业项目作品被评为优秀。</w:t>
        </w:r>
      </w:ins>
    </w:p>
    <w:p w14:paraId="291EE464">
      <w:pPr>
        <w:ind w:firstLine="560" w:firstLineChars="200"/>
        <w:rPr>
          <w:rFonts w:ascii="Times New Roman" w:hAnsi="Times New Roman" w:eastAsia="宋体" w:cs="Times New Roman"/>
          <w:sz w:val="28"/>
          <w:szCs w:val="32"/>
          <w:lang w:val="en-GB"/>
        </w:rPr>
      </w:pPr>
      <w:bookmarkStart w:id="14" w:name="_Toc195538598"/>
      <w:r>
        <w:rPr>
          <w:rFonts w:ascii="Times New Roman" w:hAnsi="Times New Roman" w:eastAsia="宋体" w:cs="Times New Roman"/>
          <w:sz w:val="28"/>
          <w:szCs w:val="32"/>
          <w:lang w:val="en-GB"/>
        </w:rPr>
        <w:t>3</w:t>
      </w:r>
      <w:r>
        <w:rPr>
          <w:rFonts w:ascii="Times New Roman" w:hAnsi="Times New Roman" w:eastAsia="宋体" w:cs="Times New Roman"/>
          <w:sz w:val="28"/>
          <w:szCs w:val="32"/>
        </w:rPr>
        <w:t>.</w:t>
      </w:r>
      <w:r>
        <w:rPr>
          <w:rFonts w:ascii="Times New Roman" w:hAnsi="Times New Roman" w:eastAsia="宋体" w:cs="Times New Roman"/>
          <w:sz w:val="28"/>
          <w:szCs w:val="32"/>
          <w:lang w:val="en-GB"/>
        </w:rPr>
        <w:t xml:space="preserve"> 教学成果</w:t>
      </w:r>
      <w:bookmarkEnd w:id="14"/>
    </w:p>
    <w:p w14:paraId="28830EB6">
      <w:pPr>
        <w:ind w:firstLine="560" w:firstLineChars="200"/>
        <w:rPr>
          <w:rFonts w:ascii="Times New Roman" w:hAnsi="Times New Roman" w:eastAsia="宋体" w:cs="Times New Roman"/>
          <w:sz w:val="28"/>
          <w:szCs w:val="32"/>
          <w:lang w:val="en-GB"/>
        </w:rPr>
      </w:pPr>
      <w:ins w:id="57" w:author="Carton" w:date="2026-06-08T16:19:00Z">
        <w:r>
          <w:rPr>
            <w:rFonts w:ascii="Times New Roman" w:hAnsi="Times New Roman" w:eastAsia="宋体" w:cs="Times New Roman"/>
            <w:sz w:val="28"/>
            <w:szCs w:val="32"/>
          </w:rPr>
          <w:t>学院在中外合作办学人才培养、课程思政体系构建等领域获批浙江省</w:t>
        </w:r>
      </w:ins>
      <w:r>
        <w:rPr>
          <w:rFonts w:hint="eastAsia" w:ascii="Times New Roman" w:hAnsi="Times New Roman" w:eastAsia="宋体" w:cs="Times New Roman"/>
          <w:sz w:val="28"/>
          <w:szCs w:val="32"/>
          <w:lang w:eastAsia="zh-CN"/>
        </w:rPr>
        <w:t>“</w:t>
      </w:r>
      <w:ins w:id="58" w:author="Carton" w:date="2026-06-08T16:19:00Z">
        <w:r>
          <w:rPr>
            <w:rFonts w:ascii="Times New Roman" w:hAnsi="Times New Roman" w:eastAsia="宋体" w:cs="Times New Roman"/>
            <w:sz w:val="28"/>
            <w:szCs w:val="32"/>
          </w:rPr>
          <w:t>十四五</w:t>
        </w:r>
      </w:ins>
      <w:r>
        <w:rPr>
          <w:rFonts w:hint="eastAsia" w:ascii="Times New Roman" w:hAnsi="Times New Roman" w:eastAsia="宋体" w:cs="Times New Roman"/>
          <w:sz w:val="28"/>
          <w:szCs w:val="32"/>
          <w:lang w:eastAsia="zh-CN"/>
        </w:rPr>
        <w:t>”</w:t>
      </w:r>
      <w:ins w:id="59" w:author="Carton" w:date="2026-06-08T16:19:00Z">
        <w:r>
          <w:rPr>
            <w:rFonts w:ascii="Times New Roman" w:hAnsi="Times New Roman" w:eastAsia="宋体" w:cs="Times New Roman"/>
            <w:sz w:val="28"/>
            <w:szCs w:val="32"/>
          </w:rPr>
          <w:t>教育改革项目，获省级专业学位研究生优秀实践成果2项，建成省级一流课程2门、省级重点教材1项，获教育部产学合作协同育人项目8项、校级研究生教育改革项目9项。</w:t>
        </w:r>
      </w:ins>
      <w:r>
        <w:rPr>
          <w:rFonts w:hint="eastAsia" w:ascii="Times New Roman" w:hAnsi="Times New Roman" w:eastAsia="宋体" w:cs="Times New Roman"/>
          <w:sz w:val="28"/>
          <w:szCs w:val="32"/>
          <w:lang w:eastAsia="zh-CN"/>
        </w:rPr>
        <w:t>“</w:t>
      </w:r>
      <w:ins w:id="60" w:author="Carton" w:date="2026-06-08T16:19:00Z">
        <w:r>
          <w:rPr>
            <w:rFonts w:ascii="Times New Roman" w:hAnsi="Times New Roman" w:eastAsia="宋体" w:cs="Times New Roman"/>
            <w:sz w:val="28"/>
            <w:szCs w:val="32"/>
          </w:rPr>
          <w:t>中外交融 多维融通 资源融汇——中外合作人工智能研究生人才培养模式探索与实践</w:t>
        </w:r>
      </w:ins>
      <w:r>
        <w:rPr>
          <w:rFonts w:hint="eastAsia" w:ascii="Times New Roman" w:hAnsi="Times New Roman" w:eastAsia="宋体" w:cs="Times New Roman"/>
          <w:sz w:val="28"/>
          <w:szCs w:val="32"/>
          <w:lang w:eastAsia="zh-CN"/>
        </w:rPr>
        <w:t>”</w:t>
      </w:r>
      <w:ins w:id="61" w:author="Carton" w:date="2026-06-08T16:19:00Z">
        <w:r>
          <w:rPr>
            <w:rFonts w:ascii="Times New Roman" w:hAnsi="Times New Roman" w:eastAsia="宋体" w:cs="Times New Roman"/>
            <w:sz w:val="28"/>
            <w:szCs w:val="32"/>
          </w:rPr>
          <w:t>获2024年浙江省研究生教育学会一等奖，入选省中外合作办学优秀案例2项。学院于2022年获英国British Council最佳教育合作奖提名，学校入选浙江省首批国际化特色高校</w:t>
        </w:r>
      </w:ins>
      <w:r>
        <w:rPr>
          <w:rFonts w:ascii="Times New Roman" w:hAnsi="Times New Roman" w:eastAsia="宋体" w:cs="Times New Roman"/>
          <w:sz w:val="28"/>
          <w:szCs w:val="32"/>
          <w:lang w:val="en-GB"/>
        </w:rPr>
        <w:t>。</w:t>
      </w:r>
    </w:p>
    <w:p w14:paraId="00473435">
      <w:pPr>
        <w:ind w:firstLine="560" w:firstLineChars="200"/>
        <w:rPr>
          <w:rFonts w:ascii="Times New Roman" w:hAnsi="Times New Roman" w:eastAsia="宋体" w:cs="Times New Roman"/>
          <w:sz w:val="28"/>
          <w:szCs w:val="32"/>
          <w:lang w:val="en-GB"/>
        </w:rPr>
      </w:pPr>
      <w:bookmarkStart w:id="15" w:name="_Toc195538599"/>
      <w:r>
        <w:rPr>
          <w:rFonts w:ascii="Times New Roman" w:hAnsi="Times New Roman" w:eastAsia="宋体" w:cs="Times New Roman"/>
          <w:sz w:val="28"/>
          <w:szCs w:val="32"/>
          <w:lang w:val="en-GB"/>
        </w:rPr>
        <w:t>4. 辐射引领</w:t>
      </w:r>
      <w:bookmarkEnd w:id="15"/>
      <w:ins w:id="62" w:author="Carton" w:date="2026-06-08T16:19:00Z">
        <w:r>
          <w:rPr>
            <w:rFonts w:hint="eastAsia" w:ascii="Times New Roman" w:hAnsi="Times New Roman" w:eastAsia="宋体" w:cs="Times New Roman"/>
            <w:sz w:val="28"/>
            <w:szCs w:val="32"/>
            <w:lang w:val="en-GB"/>
          </w:rPr>
          <w:t>与社会认可</w:t>
        </w:r>
      </w:ins>
    </w:p>
    <w:p w14:paraId="637D270F">
      <w:pPr>
        <w:ind w:firstLine="560" w:firstLineChars="200"/>
        <w:rPr>
          <w:ins w:id="63" w:author="Carton" w:date="2026-06-08T16:20:00Z"/>
          <w:rFonts w:ascii="Times New Roman" w:hAnsi="Times New Roman" w:eastAsia="宋体" w:cs="Times New Roman"/>
          <w:sz w:val="28"/>
          <w:szCs w:val="32"/>
        </w:rPr>
      </w:pPr>
      <w:ins w:id="64" w:author="Carton" w:date="2026-06-08T16:20:00Z">
        <w:r>
          <w:rPr>
            <w:rFonts w:ascii="Times New Roman" w:hAnsi="Times New Roman" w:eastAsia="宋体" w:cs="Times New Roman"/>
            <w:sz w:val="28"/>
            <w:szCs w:val="32"/>
          </w:rPr>
          <w:t>学院牵头获批浙江省首批双学士学位项目</w:t>
        </w:r>
      </w:ins>
      <w:r>
        <w:rPr>
          <w:rFonts w:hint="eastAsia" w:ascii="Times New Roman" w:hAnsi="Times New Roman" w:eastAsia="宋体" w:cs="Times New Roman"/>
          <w:sz w:val="28"/>
          <w:szCs w:val="32"/>
          <w:lang w:eastAsia="zh-CN"/>
        </w:rPr>
        <w:t>“</w:t>
      </w:r>
      <w:ins w:id="65" w:author="Carton" w:date="2026-06-08T16:20:00Z">
        <w:r>
          <w:rPr>
            <w:rFonts w:ascii="Times New Roman" w:hAnsi="Times New Roman" w:eastAsia="宋体" w:cs="Times New Roman"/>
            <w:sz w:val="28"/>
            <w:szCs w:val="32"/>
          </w:rPr>
          <w:t>市场营销+人工智能</w:t>
        </w:r>
      </w:ins>
      <w:r>
        <w:rPr>
          <w:rFonts w:hint="eastAsia" w:ascii="Times New Roman" w:hAnsi="Times New Roman" w:eastAsia="宋体" w:cs="Times New Roman"/>
          <w:sz w:val="28"/>
          <w:szCs w:val="32"/>
          <w:lang w:eastAsia="zh-CN"/>
        </w:rPr>
        <w:t>”</w:t>
      </w:r>
      <w:ins w:id="66" w:author="Carton" w:date="2026-06-08T16:20:00Z">
        <w:r>
          <w:rPr>
            <w:rFonts w:ascii="Times New Roman" w:hAnsi="Times New Roman" w:eastAsia="宋体" w:cs="Times New Roman"/>
            <w:sz w:val="28"/>
            <w:szCs w:val="32"/>
          </w:rPr>
          <w:t>，面向全校开设《人工智能与大语言模型》等通识课程，形成完整的AI系列公选课体系。辐射效应显著，助力学校2024年获批计算机科学与技术一级学科博士点，联合申报两个国际科技合作基地，招收人工智能交叉学科博士研究生。</w:t>
        </w:r>
      </w:ins>
    </w:p>
    <w:p w14:paraId="535048B5">
      <w:pPr>
        <w:ind w:firstLine="560" w:firstLineChars="200"/>
        <w:rPr>
          <w:ins w:id="67" w:author="Carton" w:date="2026-06-08T16:20:00Z"/>
          <w:rFonts w:ascii="Times New Roman" w:hAnsi="Times New Roman" w:eastAsia="宋体" w:cs="Times New Roman"/>
          <w:sz w:val="28"/>
          <w:szCs w:val="32"/>
        </w:rPr>
      </w:pPr>
      <w:ins w:id="68" w:author="Carton" w:date="2026-06-08T16:20:00Z">
        <w:r>
          <w:rPr>
            <w:rFonts w:ascii="Times New Roman" w:hAnsi="Times New Roman" w:eastAsia="宋体" w:cs="Times New Roman"/>
            <w:sz w:val="28"/>
            <w:szCs w:val="32"/>
          </w:rPr>
          <w:t>学院办学成果获广泛认可，联合管理委员会委员Ian Wakeman教授荣获2024年度浙江省</w:t>
        </w:r>
      </w:ins>
      <w:r>
        <w:rPr>
          <w:rFonts w:hint="eastAsia" w:ascii="Times New Roman" w:hAnsi="Times New Roman" w:eastAsia="宋体" w:cs="Times New Roman"/>
          <w:sz w:val="28"/>
          <w:szCs w:val="32"/>
          <w:lang w:eastAsia="zh-CN"/>
        </w:rPr>
        <w:t>“</w:t>
      </w:r>
      <w:ins w:id="69" w:author="Carton" w:date="2026-06-08T16:20:00Z">
        <w:r>
          <w:rPr>
            <w:rFonts w:ascii="Times New Roman" w:hAnsi="Times New Roman" w:eastAsia="宋体" w:cs="Times New Roman"/>
            <w:sz w:val="28"/>
            <w:szCs w:val="32"/>
          </w:rPr>
          <w:t>西湖友谊奖</w:t>
        </w:r>
      </w:ins>
      <w:r>
        <w:rPr>
          <w:rFonts w:hint="eastAsia" w:ascii="Times New Roman" w:hAnsi="Times New Roman" w:eastAsia="宋体" w:cs="Times New Roman"/>
          <w:sz w:val="28"/>
          <w:szCs w:val="32"/>
          <w:lang w:eastAsia="zh-CN"/>
        </w:rPr>
        <w:t>”</w:t>
      </w:r>
      <w:ins w:id="70" w:author="Carton" w:date="2026-06-08T16:20:00Z">
        <w:r>
          <w:rPr>
            <w:rFonts w:ascii="Times New Roman" w:hAnsi="Times New Roman" w:eastAsia="宋体" w:cs="Times New Roman"/>
            <w:sz w:val="28"/>
            <w:szCs w:val="32"/>
          </w:rPr>
          <w:t>。连续三年承办教育部国际产学研用合作会议</w:t>
        </w:r>
      </w:ins>
      <w:r>
        <w:rPr>
          <w:rFonts w:hint="eastAsia" w:ascii="Times New Roman" w:hAnsi="Times New Roman" w:eastAsia="宋体" w:cs="Times New Roman"/>
          <w:sz w:val="28"/>
          <w:szCs w:val="32"/>
          <w:lang w:eastAsia="zh-CN"/>
        </w:rPr>
        <w:t>“</w:t>
      </w:r>
      <w:ins w:id="71" w:author="Carton" w:date="2026-06-08T16:20:00Z">
        <w:r>
          <w:rPr>
            <w:rFonts w:ascii="Times New Roman" w:hAnsi="Times New Roman" w:eastAsia="宋体" w:cs="Times New Roman"/>
            <w:sz w:val="28"/>
            <w:szCs w:val="32"/>
          </w:rPr>
          <w:t>人工智能与数据治理</w:t>
        </w:r>
      </w:ins>
      <w:r>
        <w:rPr>
          <w:rFonts w:hint="eastAsia" w:ascii="Times New Roman" w:hAnsi="Times New Roman" w:eastAsia="宋体" w:cs="Times New Roman"/>
          <w:sz w:val="28"/>
          <w:szCs w:val="32"/>
          <w:lang w:eastAsia="zh-CN"/>
        </w:rPr>
        <w:t>”</w:t>
      </w:r>
      <w:ins w:id="72" w:author="Carton" w:date="2026-06-08T16:20:00Z">
        <w:r>
          <w:rPr>
            <w:rFonts w:ascii="Times New Roman" w:hAnsi="Times New Roman" w:eastAsia="宋体" w:cs="Times New Roman"/>
            <w:sz w:val="28"/>
            <w:szCs w:val="32"/>
          </w:rPr>
          <w:t>主题分会，并承办IEEE SMC国际学术会议等大型活动。学院受邀在英中贸易协会专题会议、中国电子信息年会等平台作报告10余场，为20余所高校介绍办学经验，社会影响力持续扩大。</w:t>
        </w:r>
      </w:ins>
    </w:p>
    <w:p w14:paraId="1B90C5D3">
      <w:pPr>
        <w:ind w:firstLine="560" w:firstLineChars="200"/>
        <w:rPr>
          <w:rFonts w:ascii="Times New Roman" w:hAnsi="Times New Roman" w:eastAsia="宋体" w:cs="Times New Roman"/>
          <w:sz w:val="28"/>
          <w:szCs w:val="32"/>
          <w:lang w:val="en-GB"/>
        </w:rPr>
      </w:pPr>
      <w:ins w:id="73" w:author="Carton" w:date="2026-06-08T16:20:00Z">
        <w:r>
          <w:rPr>
            <w:rFonts w:ascii="Times New Roman" w:hAnsi="Times New Roman" w:eastAsia="宋体" w:cs="Times New Roman"/>
            <w:sz w:val="28"/>
            <w:szCs w:val="32"/>
          </w:rPr>
          <w:t>经五年建设，学院已形成办学规范、管理有序、特色鲜明、成果突出的发展格局。未来，学院将继续走高质量内涵式发展道路，深化教育教学改革，提升国际合作水平，全力打造国内领先、国际有影响力的中外合作办学标杆。</w:t>
        </w:r>
        <w:bookmarkEnd w:id="10"/>
        <w:bookmarkEnd w:id="11"/>
      </w:ins>
    </w:p>
    <w:bookmarkEnd w:id="12"/>
    <w:bookmarkEnd w:id="13"/>
    <w:p w14:paraId="5331C9C8">
      <w:pPr>
        <w:pStyle w:val="3"/>
        <w:rPr>
          <w:rFonts w:ascii="Times New Roman" w:hAnsi="Times New Roman" w:cs="Times New Roman"/>
        </w:rPr>
      </w:pPr>
      <w:r>
        <w:rPr>
          <w:rFonts w:ascii="Times New Roman" w:hAnsi="Times New Roman" w:cs="Times New Roman"/>
        </w:rPr>
        <w:t>（四）</w:t>
      </w:r>
      <w:ins w:id="74" w:author="Carton" w:date="2026-06-08T16:29:00Z">
        <w:r>
          <w:rPr>
            <w:rFonts w:ascii="Times New Roman" w:hAnsi="Times New Roman" w:cs="Times New Roman"/>
          </w:rPr>
          <w:t>双向拓展合作边界，构筑产学研用深度融合的国际化育人生态</w:t>
        </w:r>
      </w:ins>
    </w:p>
    <w:p w14:paraId="5963F837">
      <w:pPr>
        <w:ind w:firstLine="560" w:firstLineChars="200"/>
        <w:rPr>
          <w:ins w:id="75" w:author="Carton" w:date="2026-06-08T16:25:00Z"/>
          <w:rFonts w:ascii="Times New Roman" w:hAnsi="Times New Roman" w:eastAsia="宋体" w:cs="Times New Roman"/>
          <w:sz w:val="28"/>
          <w:szCs w:val="32"/>
          <w:lang w:val="en-GB"/>
        </w:rPr>
      </w:pPr>
      <w:ins w:id="76" w:author="Carton" w:date="2026-06-08T16:25:00Z">
        <w:r>
          <w:rPr>
            <w:rFonts w:ascii="Times New Roman" w:hAnsi="Times New Roman" w:eastAsia="宋体" w:cs="Times New Roman"/>
            <w:sz w:val="28"/>
            <w:szCs w:val="32"/>
            <w:lang w:val="en-GB"/>
          </w:rPr>
          <w:t>中英两校在人工智能学院办学基础上，积极拓展合作外延，共同打造</w:t>
        </w:r>
      </w:ins>
      <w:r>
        <w:rPr>
          <w:rFonts w:hint="eastAsia" w:ascii="Times New Roman" w:hAnsi="Times New Roman" w:eastAsia="宋体" w:cs="Times New Roman"/>
          <w:sz w:val="28"/>
          <w:szCs w:val="32"/>
          <w:lang w:val="en-GB" w:eastAsia="zh-CN"/>
        </w:rPr>
        <w:t>“</w:t>
      </w:r>
      <w:ins w:id="77" w:author="Carton" w:date="2026-06-08T16:25:00Z">
        <w:r>
          <w:rPr>
            <w:rFonts w:ascii="Times New Roman" w:hAnsi="Times New Roman" w:eastAsia="宋体" w:cs="Times New Roman"/>
            <w:sz w:val="28"/>
            <w:szCs w:val="32"/>
            <w:lang w:val="en-GB"/>
          </w:rPr>
          <w:t>光环</w:t>
        </w:r>
      </w:ins>
      <w:r>
        <w:rPr>
          <w:rFonts w:hint="eastAsia" w:ascii="Times New Roman" w:hAnsi="Times New Roman" w:eastAsia="宋体" w:cs="Times New Roman"/>
          <w:sz w:val="28"/>
          <w:szCs w:val="32"/>
          <w:lang w:val="en-GB" w:eastAsia="zh-CN"/>
        </w:rPr>
        <w:t>”</w:t>
      </w:r>
      <w:ins w:id="78" w:author="Carton" w:date="2026-06-08T16:25:00Z">
        <w:r>
          <w:rPr>
            <w:rFonts w:ascii="Times New Roman" w:hAnsi="Times New Roman" w:eastAsia="宋体" w:cs="Times New Roman"/>
            <w:sz w:val="28"/>
            <w:szCs w:val="32"/>
            <w:lang w:val="en-GB"/>
          </w:rPr>
          <w:t>项目（HALO Project），旨在立足内涵式发展，创新国际化人才培养模式，构建交流互动社区，发挥产学研用协同效应。项目围绕学生国际化培养与行业需求，建立了管理、师资、实践、科研、学生服务</w:t>
        </w:r>
      </w:ins>
      <w:r>
        <w:rPr>
          <w:rFonts w:hint="eastAsia" w:ascii="Times New Roman" w:hAnsi="Times New Roman" w:eastAsia="宋体" w:cs="Times New Roman"/>
          <w:sz w:val="28"/>
          <w:szCs w:val="32"/>
          <w:lang w:val="en-GB" w:eastAsia="zh-CN"/>
        </w:rPr>
        <w:t>“</w:t>
      </w:r>
      <w:ins w:id="79" w:author="Carton" w:date="2026-06-08T16:25:00Z">
        <w:r>
          <w:rPr>
            <w:rFonts w:ascii="Times New Roman" w:hAnsi="Times New Roman" w:eastAsia="宋体" w:cs="Times New Roman"/>
            <w:sz w:val="28"/>
            <w:szCs w:val="32"/>
            <w:lang w:val="en-GB"/>
          </w:rPr>
          <w:t>五位一体</w:t>
        </w:r>
      </w:ins>
      <w:r>
        <w:rPr>
          <w:rFonts w:hint="eastAsia" w:ascii="Times New Roman" w:hAnsi="Times New Roman" w:eastAsia="宋体" w:cs="Times New Roman"/>
          <w:sz w:val="28"/>
          <w:szCs w:val="32"/>
          <w:lang w:val="en-GB" w:eastAsia="zh-CN"/>
        </w:rPr>
        <w:t>”</w:t>
      </w:r>
      <w:ins w:id="80" w:author="Carton" w:date="2026-06-08T16:25:00Z">
        <w:r>
          <w:rPr>
            <w:rFonts w:ascii="Times New Roman" w:hAnsi="Times New Roman" w:eastAsia="宋体" w:cs="Times New Roman"/>
            <w:sz w:val="28"/>
            <w:szCs w:val="32"/>
            <w:lang w:val="en-GB"/>
          </w:rPr>
          <w:t>的中外合作办学培养体系。</w:t>
        </w:r>
      </w:ins>
    </w:p>
    <w:p w14:paraId="6B363F7A">
      <w:pPr>
        <w:ind w:firstLine="560" w:firstLineChars="200"/>
        <w:rPr>
          <w:ins w:id="81" w:author="Carton" w:date="2026-06-08T16:25:00Z"/>
          <w:rFonts w:ascii="Times New Roman" w:hAnsi="Times New Roman" w:eastAsia="宋体" w:cs="Times New Roman"/>
          <w:sz w:val="28"/>
          <w:szCs w:val="32"/>
          <w:lang w:val="en-GB"/>
        </w:rPr>
      </w:pPr>
      <w:ins w:id="82" w:author="Carton" w:date="2026-06-08T16:25:00Z">
        <w:r>
          <w:rPr>
            <w:rFonts w:ascii="Times New Roman" w:hAnsi="Times New Roman" w:eastAsia="宋体" w:cs="Times New Roman"/>
            <w:sz w:val="28"/>
            <w:szCs w:val="32"/>
            <w:lang w:val="en-GB"/>
          </w:rPr>
          <w:t>1. 科研能力提升与国际学术支持</w:t>
        </w:r>
      </w:ins>
    </w:p>
    <w:p w14:paraId="53D895FB">
      <w:pPr>
        <w:ind w:firstLine="560" w:firstLineChars="200"/>
        <w:rPr>
          <w:ins w:id="83" w:author="Carton" w:date="2026-06-08T16:25:00Z"/>
          <w:rFonts w:ascii="Times New Roman" w:hAnsi="Times New Roman" w:eastAsia="宋体" w:cs="Times New Roman"/>
          <w:sz w:val="28"/>
          <w:szCs w:val="32"/>
          <w:lang w:val="en-GB"/>
        </w:rPr>
      </w:pPr>
      <w:ins w:id="84" w:author="Carton" w:date="2026-06-08T16:25:00Z">
        <w:r>
          <w:rPr>
            <w:rFonts w:ascii="Times New Roman" w:hAnsi="Times New Roman" w:eastAsia="宋体" w:cs="Times New Roman"/>
            <w:sz w:val="28"/>
            <w:szCs w:val="32"/>
            <w:lang w:val="en-GB"/>
          </w:rPr>
          <w:t>英国萨塞克斯大学国际青年研究助理项目（IJRA）于2022年启动，旨在支持优秀本科生暑期赴英在导师指导下开展研究，培养未来科研领袖。每年全球20个遴选名额中，我校学子独占4席。在此基础上，萨塞克斯大学每年从中选拔2名优秀本科毕业生提供全额资助攻读博士学位。同时，萨塞克斯大学专为人工智能学院设立国际学生大使互助制度，招聘在英优秀国际生定期与学院学生交流，提供论文写作、实验项目、演讲技巧、时间管理等学术支持，帮助学生快速融入国际化培养体系。</w:t>
        </w:r>
      </w:ins>
    </w:p>
    <w:p w14:paraId="36FE94F4">
      <w:pPr>
        <w:ind w:firstLine="560" w:firstLineChars="200"/>
        <w:rPr>
          <w:ins w:id="85" w:author="Carton" w:date="2026-06-08T16:25:00Z"/>
          <w:rFonts w:ascii="Times New Roman" w:hAnsi="Times New Roman" w:eastAsia="宋体" w:cs="Times New Roman"/>
          <w:sz w:val="28"/>
          <w:szCs w:val="32"/>
          <w:lang w:val="en-GB"/>
        </w:rPr>
      </w:pPr>
      <w:ins w:id="86" w:author="Carton" w:date="2026-06-08T16:25:00Z">
        <w:r>
          <w:rPr>
            <w:rFonts w:ascii="Times New Roman" w:hAnsi="Times New Roman" w:eastAsia="宋体" w:cs="Times New Roman"/>
            <w:sz w:val="28"/>
            <w:szCs w:val="32"/>
            <w:lang w:val="en-GB"/>
          </w:rPr>
          <w:t>2. 双向交流与产学研平台建设</w:t>
        </w:r>
      </w:ins>
    </w:p>
    <w:p w14:paraId="2EF618ED">
      <w:pPr>
        <w:ind w:firstLine="560" w:firstLineChars="200"/>
        <w:rPr>
          <w:rFonts w:ascii="Times New Roman" w:hAnsi="Times New Roman" w:eastAsia="宋体" w:cs="Times New Roman"/>
          <w:sz w:val="28"/>
          <w:szCs w:val="32"/>
        </w:rPr>
      </w:pPr>
      <w:ins w:id="87" w:author="Carton" w:date="2026-06-08T16:25:00Z">
        <w:r>
          <w:rPr>
            <w:rFonts w:ascii="Times New Roman" w:hAnsi="Times New Roman" w:eastAsia="宋体" w:cs="Times New Roman"/>
            <w:sz w:val="28"/>
            <w:szCs w:val="32"/>
            <w:lang w:val="en-GB"/>
          </w:rPr>
          <w:t>浙江工商大学入选英国图灵计划学校名单，萨塞克斯大学学生每年赴我校交换学习，提升职场竞争力与国际经验。同时，萨塞克斯大学为人工智能学院定向开设夏校项目，提供信息类、工程类专业课及学术英语等定制化课程，并融入当地文化体验。在产学研层面，由教育部主办、我校已成功协办两届产学研用国际合作会议——人工智能与数据治理国际会议，聚焦智能制造、智能计算、智慧金融等领域，邀请中外专家共商人工智能前沿技术、数据治理及数字经济人才培养等议题，探索科研成果转化与校企合作新模式，推动人工智能与实体经济深度融合。</w:t>
        </w:r>
      </w:ins>
    </w:p>
    <w:p w14:paraId="091C4AEA">
      <w:pPr>
        <w:pStyle w:val="3"/>
        <w:rPr>
          <w:rFonts w:ascii="Times New Roman" w:hAnsi="Times New Roman" w:cs="Times New Roman"/>
        </w:rPr>
      </w:pPr>
      <w:r>
        <w:rPr>
          <w:rFonts w:ascii="Times New Roman" w:hAnsi="Times New Roman" w:cs="Times New Roman"/>
        </w:rPr>
        <w:t>（五）</w:t>
      </w:r>
      <w:ins w:id="88" w:author="Carton" w:date="2026-06-08T16:30:00Z">
        <w:r>
          <w:rPr>
            <w:rFonts w:ascii="Times New Roman" w:hAnsi="Times New Roman" w:cs="Times New Roman"/>
          </w:rPr>
          <w:t>构建联合科研平台体系，系统推进人工智能前沿国际科技合作</w:t>
        </w:r>
      </w:ins>
    </w:p>
    <w:p w14:paraId="39FCA445">
      <w:pPr>
        <w:ind w:firstLine="560" w:firstLineChars="200"/>
        <w:rPr>
          <w:rFonts w:ascii="Times New Roman" w:hAnsi="Times New Roman" w:eastAsia="宋体" w:cs="Times New Roman"/>
          <w:sz w:val="28"/>
          <w:szCs w:val="32"/>
        </w:rPr>
      </w:pPr>
      <w:r>
        <w:rPr>
          <w:rFonts w:ascii="Times New Roman" w:hAnsi="Times New Roman" w:eastAsia="宋体" w:cs="Times New Roman"/>
          <w:sz w:val="28"/>
          <w:szCs w:val="32"/>
        </w:rPr>
        <w:t>浙江工商大学与萨塞克斯大学在科研领域建立了紧密的合作关系，共同努力推动前沿科学研究和国际科技合作。具体科研合作情况如下：</w:t>
      </w:r>
    </w:p>
    <w:p w14:paraId="2C36BF83">
      <w:pPr>
        <w:ind w:firstLine="560" w:firstLineChars="200"/>
        <w:rPr>
          <w:rFonts w:ascii="Times New Roman" w:hAnsi="Times New Roman" w:eastAsia="宋体" w:cs="Times New Roman"/>
          <w:sz w:val="28"/>
          <w:szCs w:val="32"/>
        </w:rPr>
      </w:pPr>
      <w:r>
        <w:rPr>
          <w:rFonts w:ascii="Times New Roman" w:hAnsi="Times New Roman" w:eastAsia="宋体" w:cs="Times New Roman"/>
          <w:sz w:val="28"/>
          <w:szCs w:val="32"/>
        </w:rPr>
        <w:t>1. 国际合作平台与联合实验室</w:t>
      </w:r>
    </w:p>
    <w:p w14:paraId="4B5DD344">
      <w:pPr>
        <w:ind w:firstLine="560" w:firstLineChars="200"/>
        <w:rPr>
          <w:rFonts w:ascii="Times New Roman" w:hAnsi="Times New Roman" w:eastAsia="宋体" w:cs="Times New Roman"/>
          <w:sz w:val="28"/>
          <w:szCs w:val="32"/>
        </w:rPr>
      </w:pPr>
      <w:r>
        <w:rPr>
          <w:rFonts w:ascii="Times New Roman" w:hAnsi="Times New Roman" w:eastAsia="宋体" w:cs="Times New Roman"/>
          <w:sz w:val="28"/>
          <w:szCs w:val="32"/>
        </w:rPr>
        <w:t>（1）人工智能与先进计算国际科技合作基地</w:t>
      </w:r>
    </w:p>
    <w:p w14:paraId="697EA6E6">
      <w:pPr>
        <w:ind w:firstLine="560" w:firstLineChars="200"/>
        <w:rPr>
          <w:rFonts w:ascii="Times New Roman" w:hAnsi="Times New Roman" w:eastAsia="宋体" w:cs="Times New Roman"/>
          <w:sz w:val="28"/>
          <w:szCs w:val="32"/>
        </w:rPr>
      </w:pPr>
      <w:r>
        <w:rPr>
          <w:rFonts w:ascii="Times New Roman" w:hAnsi="Times New Roman" w:eastAsia="宋体" w:cs="Times New Roman"/>
          <w:sz w:val="28"/>
          <w:szCs w:val="32"/>
        </w:rPr>
        <w:t>该基地依托浙江工商大学与萨塞克斯大学信息与通信工程学科，主要围绕人工智能、网络通信与计算、量子计算三大关键领域展开研究。</w:t>
      </w:r>
    </w:p>
    <w:p w14:paraId="3AD5C588">
      <w:pPr>
        <w:ind w:firstLine="560" w:firstLineChars="200"/>
        <w:rPr>
          <w:rFonts w:ascii="Times New Roman" w:hAnsi="Times New Roman" w:eastAsia="宋体" w:cs="Times New Roman"/>
          <w:sz w:val="28"/>
          <w:szCs w:val="32"/>
        </w:rPr>
      </w:pPr>
      <w:r>
        <w:rPr>
          <w:rFonts w:ascii="Times New Roman" w:hAnsi="Times New Roman" w:eastAsia="宋体" w:cs="Times New Roman"/>
          <w:sz w:val="28"/>
          <w:szCs w:val="32"/>
        </w:rPr>
        <w:t>（2）浙江-英国认知计算与机器人国际研究联合实验室</w:t>
      </w:r>
    </w:p>
    <w:p w14:paraId="3607D58A">
      <w:pPr>
        <w:ind w:firstLine="560" w:firstLineChars="200"/>
        <w:rPr>
          <w:rFonts w:ascii="Times New Roman" w:hAnsi="Times New Roman" w:eastAsia="宋体" w:cs="Times New Roman"/>
          <w:sz w:val="28"/>
          <w:szCs w:val="32"/>
        </w:rPr>
      </w:pPr>
      <w:r>
        <w:rPr>
          <w:rFonts w:ascii="Times New Roman" w:hAnsi="Times New Roman" w:eastAsia="宋体" w:cs="Times New Roman"/>
          <w:sz w:val="28"/>
          <w:szCs w:val="32"/>
        </w:rPr>
        <w:t>通过联合共建实验室促进双方在人工智能研究的发展，同时通过互派研究人员进行短、长期的访问交流，共同举办国际性合作会议和培训性学校（讲座），共同申请两国科技部的有关国际合作项目，参与大型国际合作组实验研究，为两校开展深度科研提供了重要支持。</w:t>
      </w:r>
    </w:p>
    <w:p w14:paraId="6597CE85">
      <w:pPr>
        <w:ind w:firstLine="560" w:firstLineChars="200"/>
        <w:rPr>
          <w:rFonts w:ascii="Times New Roman" w:hAnsi="Times New Roman" w:eastAsia="宋体" w:cs="Times New Roman"/>
          <w:sz w:val="28"/>
          <w:szCs w:val="32"/>
        </w:rPr>
      </w:pPr>
      <w:r>
        <w:rPr>
          <w:rFonts w:ascii="Times New Roman" w:hAnsi="Times New Roman" w:eastAsia="宋体" w:cs="Times New Roman"/>
          <w:sz w:val="28"/>
          <w:szCs w:val="32"/>
        </w:rPr>
        <w:t>2. 科研项目</w:t>
      </w:r>
    </w:p>
    <w:p w14:paraId="0BDAB7C9">
      <w:pPr>
        <w:ind w:firstLine="560" w:firstLineChars="200"/>
        <w:rPr>
          <w:rFonts w:ascii="Times New Roman" w:hAnsi="Times New Roman" w:eastAsia="宋体" w:cs="Times New Roman"/>
          <w:sz w:val="28"/>
          <w:szCs w:val="32"/>
        </w:rPr>
      </w:pPr>
      <w:r>
        <w:rPr>
          <w:rFonts w:ascii="Times New Roman" w:hAnsi="Times New Roman" w:eastAsia="宋体" w:cs="Times New Roman"/>
          <w:sz w:val="28"/>
          <w:szCs w:val="32"/>
        </w:rPr>
        <w:t>（1）学校获批国家留学基金委地方创新子项目，每年选派2名信息与通信工程、电子工程专业方向的教师前往英国萨塞克斯大学进行学术访问，并在各类人工智能方向展开科研合作，如智能机器人、大数据分析、智能网络及智能图形图像的算法和应用等，促进两校师资之间的学术交流，推动科研成果的共享。</w:t>
      </w:r>
    </w:p>
    <w:p w14:paraId="60C949F9">
      <w:pPr>
        <w:ind w:firstLine="560" w:firstLineChars="200"/>
        <w:rPr>
          <w:rFonts w:ascii="Times New Roman" w:hAnsi="Times New Roman" w:eastAsia="宋体" w:cs="Times New Roman"/>
          <w:sz w:val="28"/>
          <w:szCs w:val="32"/>
        </w:rPr>
      </w:pPr>
      <w:r>
        <w:rPr>
          <w:rFonts w:ascii="Times New Roman" w:hAnsi="Times New Roman" w:eastAsia="宋体" w:cs="Times New Roman"/>
          <w:sz w:val="28"/>
          <w:szCs w:val="32"/>
        </w:rPr>
        <w:t>（2）学院廖长庚、张毅和余作东老师与萨塞克斯大学量子技术中心副主任Jacob Dunningham教授合作，成功获批国家自然科学基金委员会与英国皇家学会合作交流项目，并于2023年3月获得英国皇家学会资助。该项目旨在整合两校在量子计量学、传感和腔光力学领域的专家力量，共同探索腔光力系统在基础物理和量子信息处理方面的潜在应用。</w:t>
      </w:r>
    </w:p>
    <w:p w14:paraId="7FECB7B9">
      <w:pPr>
        <w:ind w:firstLine="560" w:firstLineChars="200"/>
        <w:rPr>
          <w:rFonts w:ascii="Times New Roman" w:hAnsi="Times New Roman" w:eastAsia="宋体" w:cs="Times New Roman"/>
          <w:sz w:val="28"/>
          <w:szCs w:val="32"/>
        </w:rPr>
      </w:pPr>
      <w:r>
        <w:rPr>
          <w:rFonts w:ascii="Times New Roman" w:hAnsi="Times New Roman" w:eastAsia="宋体" w:cs="Times New Roman"/>
          <w:sz w:val="28"/>
          <w:szCs w:val="32"/>
        </w:rPr>
        <w:t>3. 合作指导萨塞克斯大学博士生</w:t>
      </w:r>
    </w:p>
    <w:p w14:paraId="0E9598A1">
      <w:pPr>
        <w:ind w:firstLine="560" w:firstLineChars="200"/>
        <w:rPr>
          <w:rFonts w:ascii="Times New Roman" w:hAnsi="Times New Roman" w:eastAsia="宋体" w:cs="Times New Roman"/>
          <w:sz w:val="28"/>
          <w:szCs w:val="32"/>
        </w:rPr>
      </w:pPr>
      <w:ins w:id="89" w:author="Carton" w:date="2026-06-08T16:30:00Z">
        <w:r>
          <w:rPr>
            <w:rFonts w:ascii="Times New Roman" w:hAnsi="Times New Roman" w:eastAsia="宋体" w:cs="Times New Roman"/>
            <w:sz w:val="28"/>
            <w:szCs w:val="32"/>
          </w:rPr>
          <w:t>在联合人才培养方面，浙江工商大学已有9名教师受邀担任萨塞克斯大学博士生第二导师，共同指导博士生的学术研究。这一跨校联合指导模式为博士生提供了更加丰富多元的学术资源，同时在联合科研、论文发表、学术研讨等方面推动了双方的深度协作，形成了科研合作与高层次人才培养相互促进的良性循环。</w:t>
        </w:r>
      </w:ins>
    </w:p>
    <w:p w14:paraId="51249769">
      <w:pPr>
        <w:pStyle w:val="2"/>
        <w:rPr>
          <w:rFonts w:ascii="Times New Roman" w:hAnsi="Times New Roman" w:cs="Times New Roman"/>
        </w:rPr>
      </w:pPr>
      <w:r>
        <w:rPr>
          <w:rFonts w:ascii="Times New Roman" w:hAnsi="Times New Roman" w:cs="Times New Roman"/>
        </w:rPr>
        <w:t>五、项目设计</w:t>
      </w:r>
    </w:p>
    <w:p w14:paraId="03D178C8">
      <w:pPr>
        <w:ind w:firstLine="560" w:firstLineChars="200"/>
        <w:rPr>
          <w:rFonts w:ascii="Times New Roman" w:hAnsi="Times New Roman" w:eastAsia="宋体" w:cs="Times New Roman"/>
          <w:color w:val="000000"/>
          <w:sz w:val="28"/>
          <w:szCs w:val="28"/>
          <w14:ligatures w14:val="none"/>
        </w:rPr>
      </w:pPr>
      <w:r>
        <w:rPr>
          <w:rFonts w:ascii="Times New Roman" w:hAnsi="Times New Roman" w:eastAsia="宋体" w:cs="Times New Roman"/>
          <w:color w:val="000000"/>
          <w:sz w:val="28"/>
          <w:szCs w:val="28"/>
          <w14:ligatures w14:val="none"/>
        </w:rPr>
        <w:t>本项目由浙江工商大学与英国萨塞克斯大学共同举办，涵盖高级机器人与人工智能、高级人工智能两个方向。两校整合优势学科资源与成熟办学经验，提供国际一流的教学环境与科研平台。项目以培养掌握前沿技术、具备跨学科应用能力与国际化视野的高层次应用型人才为核心目标，由双方联合制定严格遵循硕士研究生教育标准的培养方案，确保课程体系与学术要求的前瞻性与高质量。学生完成全部培养环节后，由英国萨塞克斯大学授予硕士学位。本合作不仅深化了中英教育交流，也为人工智能领域持续输送具有国际竞争力的专业人才。</w:t>
      </w:r>
    </w:p>
    <w:p w14:paraId="161337C6">
      <w:pPr>
        <w:pStyle w:val="3"/>
        <w:numPr>
          <w:ilvl w:val="0"/>
          <w:numId w:val="3"/>
        </w:numPr>
      </w:pPr>
      <w:r>
        <w:rPr>
          <w:rFonts w:ascii="Times New Roman" w:hAnsi="Times New Roman" w:cs="Times New Roman"/>
        </w:rPr>
        <w:t>培养目标</w:t>
      </w:r>
    </w:p>
    <w:p w14:paraId="52BAD7CC">
      <w:pPr>
        <w:ind w:firstLine="560" w:firstLineChars="200"/>
        <w:rPr>
          <w:rFonts w:hint="eastAsia" w:ascii="宋体" w:hAnsi="宋体" w:eastAsia="宋体" w:cs="宋体"/>
          <w:b w:val="0"/>
          <w:bCs w:val="0"/>
          <w:color w:val="000000"/>
          <w:sz w:val="28"/>
          <w:szCs w:val="28"/>
          <w14:ligatures w14:val="none"/>
        </w:rPr>
      </w:pPr>
      <w:r>
        <w:rPr>
          <w:rFonts w:hint="eastAsia" w:ascii="宋体" w:hAnsi="宋体" w:eastAsia="宋体" w:cs="宋体"/>
          <w:b w:val="0"/>
          <w:bCs w:val="0"/>
          <w:color w:val="000000"/>
          <w:sz w:val="28"/>
          <w:szCs w:val="28"/>
          <w14:ligatures w14:val="none"/>
        </w:rPr>
        <w:t>本项目设高级机器人与人工智能、高级人工智能两大专业方向。各方向依据学科特点制定差异化能力培养重点，并同步强化跨学科融合能力。</w:t>
      </w:r>
    </w:p>
    <w:p w14:paraId="503DE59C">
      <w:pPr>
        <w:ind w:firstLine="560" w:firstLineChars="200"/>
        <w:rPr>
          <w:rFonts w:hint="eastAsia" w:ascii="宋体" w:hAnsi="宋体" w:eastAsia="宋体" w:cs="宋体"/>
          <w:b w:val="0"/>
          <w:bCs w:val="0"/>
          <w:sz w:val="28"/>
          <w:szCs w:val="28"/>
        </w:rPr>
      </w:pPr>
      <w:r>
        <w:rPr>
          <w:rFonts w:hint="default" w:ascii="Times New Roman" w:hAnsi="Times New Roman" w:eastAsia="宋体" w:cs="Times New Roman"/>
          <w:b w:val="0"/>
          <w:bCs w:val="0"/>
          <w:color w:val="000000"/>
          <w:sz w:val="28"/>
          <w:szCs w:val="28"/>
          <w:lang w:val="en-US" w:eastAsia="zh-CN"/>
          <w14:ligatures w14:val="none"/>
        </w:rPr>
        <w:t>1.</w:t>
      </w:r>
      <w:r>
        <w:rPr>
          <w:rFonts w:hint="eastAsia" w:ascii="Times New Roman" w:hAnsi="Times New Roman" w:eastAsia="宋体" w:cs="Times New Roman"/>
          <w:b w:val="0"/>
          <w:bCs w:val="0"/>
          <w:color w:val="000000"/>
          <w:sz w:val="28"/>
          <w:szCs w:val="28"/>
          <w:lang w:val="en-US" w:eastAsia="zh-CN"/>
          <w14:ligatures w14:val="none"/>
        </w:rPr>
        <w:t xml:space="preserve"> </w:t>
      </w:r>
      <w:r>
        <w:rPr>
          <w:rFonts w:hint="eastAsia" w:ascii="宋体" w:hAnsi="宋体" w:eastAsia="宋体" w:cs="宋体"/>
          <w:b w:val="0"/>
          <w:bCs w:val="0"/>
          <w:sz w:val="28"/>
          <w:szCs w:val="28"/>
        </w:rPr>
        <w:t>专业核心能力</w:t>
      </w:r>
    </w:p>
    <w:p w14:paraId="719E6ECE">
      <w:pPr>
        <w:ind w:firstLine="560" w:firstLineChars="200"/>
        <w:rPr>
          <w:rFonts w:hint="eastAsia" w:ascii="宋体" w:hAnsi="宋体" w:eastAsia="宋体" w:cs="宋体"/>
          <w:b w:val="0"/>
          <w:bCs w:val="0"/>
          <w:color w:val="000000"/>
          <w:sz w:val="28"/>
          <w:szCs w:val="28"/>
          <w14:ligatures w14:val="none"/>
        </w:rPr>
      </w:pPr>
      <w:r>
        <w:rPr>
          <w:rFonts w:hint="eastAsia" w:ascii="宋体" w:hAnsi="宋体" w:eastAsia="宋体" w:cs="宋体"/>
          <w:b w:val="0"/>
          <w:bCs w:val="0"/>
          <w:color w:val="000000"/>
          <w:sz w:val="28"/>
          <w:szCs w:val="28"/>
          <w14:ligatures w14:val="none"/>
        </w:rPr>
        <w:t>高级机器人与人工智能方向：重点掌握机器人及自动化系统理论，具备设计与开发相关设备、系统的实践技能。能够综合运用机器人学、控制工程、嵌入式系统、图像处理等方法攻克复杂工程难题；熟悉自主智能系统、普适计算、可穿戴计算等前沿领域，具备相应应用系统研发能力。</w:t>
      </w:r>
    </w:p>
    <w:p w14:paraId="7395BBF3">
      <w:pPr>
        <w:ind w:firstLine="560" w:firstLineChars="200"/>
        <w:rPr>
          <w:rFonts w:hint="eastAsia" w:ascii="宋体" w:hAnsi="宋体" w:eastAsia="宋体" w:cs="宋体"/>
          <w:b w:val="0"/>
          <w:bCs w:val="0"/>
          <w:color w:val="000000"/>
          <w:sz w:val="28"/>
          <w:szCs w:val="28"/>
          <w14:ligatures w14:val="none"/>
        </w:rPr>
      </w:pPr>
      <w:r>
        <w:rPr>
          <w:rFonts w:hint="eastAsia" w:ascii="宋体" w:hAnsi="宋体" w:eastAsia="宋体" w:cs="宋体"/>
          <w:b w:val="0"/>
          <w:bCs w:val="0"/>
          <w:color w:val="000000"/>
          <w:sz w:val="28"/>
          <w:szCs w:val="28"/>
          <w14:ligatures w14:val="none"/>
        </w:rPr>
        <w:t>高级人工智能方向：重点掌握人工智能与自适应系统理论，具备设计、部署智能应用系统及认知建模的实操能力。能够运用机器学习、神经网络、自然语言处理、图像处理等算法解决科学与工程复杂问题。</w:t>
      </w:r>
    </w:p>
    <w:p w14:paraId="3A6DE0EB">
      <w:pPr>
        <w:ind w:firstLine="560" w:firstLineChars="200"/>
        <w:rPr>
          <w:rFonts w:hint="eastAsia" w:ascii="宋体" w:hAnsi="宋体" w:eastAsia="宋体" w:cs="宋体"/>
          <w:b w:val="0"/>
          <w:bCs w:val="0"/>
          <w:sz w:val="28"/>
          <w:szCs w:val="28"/>
        </w:rPr>
      </w:pPr>
      <w:r>
        <w:rPr>
          <w:rFonts w:hint="default" w:ascii="Times New Roman" w:hAnsi="Times New Roman" w:eastAsia="宋体" w:cs="Times New Roman"/>
          <w:b w:val="0"/>
          <w:bCs w:val="0"/>
          <w:color w:val="000000"/>
          <w:sz w:val="28"/>
          <w:szCs w:val="28"/>
          <w:lang w:val="en-US" w:eastAsia="zh-CN"/>
          <w14:ligatures w14:val="none"/>
        </w:rPr>
        <w:t>2.</w:t>
      </w:r>
      <w:r>
        <w:rPr>
          <w:rFonts w:hint="eastAsia" w:ascii="Times New Roman" w:hAnsi="Times New Roman" w:eastAsia="宋体" w:cs="Times New Roman"/>
          <w:b w:val="0"/>
          <w:bCs w:val="0"/>
          <w:color w:val="000000"/>
          <w:sz w:val="28"/>
          <w:szCs w:val="28"/>
          <w:lang w:val="en-US" w:eastAsia="zh-CN"/>
          <w14:ligatures w14:val="none"/>
        </w:rPr>
        <w:t xml:space="preserve"> </w:t>
      </w:r>
      <w:r>
        <w:rPr>
          <w:rFonts w:hint="eastAsia" w:ascii="宋体" w:hAnsi="宋体" w:eastAsia="宋体" w:cs="宋体"/>
          <w:b w:val="0"/>
          <w:bCs w:val="0"/>
          <w:sz w:val="28"/>
          <w:szCs w:val="28"/>
        </w:rPr>
        <w:t>通用技能</w:t>
      </w:r>
    </w:p>
    <w:p w14:paraId="245A7615">
      <w:pPr>
        <w:ind w:firstLine="560" w:firstLineChars="200"/>
        <w:rPr>
          <w:rFonts w:hint="eastAsia" w:ascii="宋体" w:hAnsi="宋体" w:eastAsia="宋体" w:cs="宋体"/>
          <w:b w:val="0"/>
          <w:bCs w:val="0"/>
          <w:color w:val="000000"/>
          <w:sz w:val="28"/>
          <w:szCs w:val="28"/>
          <w14:ligatures w14:val="none"/>
        </w:rPr>
      </w:pPr>
      <w:r>
        <w:rPr>
          <w:rFonts w:hint="eastAsia" w:ascii="宋体" w:hAnsi="宋体" w:eastAsia="宋体" w:cs="宋体"/>
          <w:b w:val="0"/>
          <w:bCs w:val="0"/>
          <w:color w:val="000000"/>
          <w:sz w:val="28"/>
          <w:szCs w:val="28"/>
          <w14:ligatures w14:val="none"/>
        </w:rPr>
        <w:t>围绕硕士研究生阶段的学习发展需求与未来职业发展需要，项目注重系统培养学生的通用能力：</w:t>
      </w:r>
    </w:p>
    <w:p w14:paraId="3D70CDE2">
      <w:pPr>
        <w:ind w:firstLine="560" w:firstLineChars="200"/>
        <w:rPr>
          <w:rFonts w:hint="eastAsia" w:ascii="宋体" w:hAnsi="宋体" w:eastAsia="宋体" w:cs="宋体"/>
          <w:b w:val="0"/>
          <w:bCs w:val="0"/>
          <w:color w:val="000000"/>
          <w:sz w:val="28"/>
          <w:szCs w:val="28"/>
          <w14:ligatures w14:val="none"/>
        </w:rPr>
      </w:pPr>
      <w:r>
        <w:rPr>
          <w:rFonts w:hint="eastAsia" w:ascii="宋体" w:hAnsi="宋体" w:eastAsia="宋体" w:cs="宋体"/>
          <w:b w:val="0"/>
          <w:bCs w:val="0"/>
          <w:color w:val="000000"/>
          <w:sz w:val="28"/>
          <w:szCs w:val="28"/>
          <w14:ligatures w14:val="none"/>
        </w:rPr>
        <w:t>项目管理：掌握项目规划、资源调配、进度控制和风险管理方法，能在团队中高效推进任务。</w:t>
      </w:r>
    </w:p>
    <w:p w14:paraId="2B97312B">
      <w:pPr>
        <w:ind w:firstLine="560" w:firstLineChars="200"/>
        <w:rPr>
          <w:rFonts w:hint="eastAsia" w:ascii="宋体" w:hAnsi="宋体" w:eastAsia="宋体" w:cs="宋体"/>
          <w:b w:val="0"/>
          <w:bCs w:val="0"/>
          <w:color w:val="000000"/>
          <w:sz w:val="28"/>
          <w:szCs w:val="28"/>
          <w14:ligatures w14:val="none"/>
        </w:rPr>
      </w:pPr>
      <w:r>
        <w:rPr>
          <w:rFonts w:hint="eastAsia" w:ascii="宋体" w:hAnsi="宋体" w:eastAsia="宋体" w:cs="宋体"/>
          <w:b w:val="0"/>
          <w:bCs w:val="0"/>
          <w:color w:val="000000"/>
          <w:sz w:val="28"/>
          <w:szCs w:val="28"/>
          <w14:ligatures w14:val="none"/>
        </w:rPr>
        <w:t>表达与沟通：具备规范的学术写作与口头表达能力，能在跨文化场景中进行技术交流与成果展示。</w:t>
      </w:r>
    </w:p>
    <w:p w14:paraId="40D2B8D4">
      <w:pPr>
        <w:ind w:firstLine="560" w:firstLineChars="200"/>
        <w:rPr>
          <w:rFonts w:hint="eastAsia" w:ascii="宋体" w:hAnsi="宋体" w:eastAsia="宋体" w:cs="宋体"/>
          <w:b w:val="0"/>
          <w:bCs w:val="0"/>
          <w:color w:val="000000"/>
          <w:sz w:val="28"/>
          <w:szCs w:val="28"/>
          <w14:ligatures w14:val="none"/>
        </w:rPr>
      </w:pPr>
      <w:r>
        <w:rPr>
          <w:rFonts w:hint="eastAsia" w:ascii="宋体" w:hAnsi="宋体" w:eastAsia="宋体" w:cs="宋体"/>
          <w:b w:val="0"/>
          <w:bCs w:val="0"/>
          <w:color w:val="000000"/>
          <w:sz w:val="28"/>
          <w:szCs w:val="28"/>
          <w14:ligatures w14:val="none"/>
        </w:rPr>
        <w:t>批判与创造：培养发现、分析、解决复杂问题的综合能力，能够系统评估并优化技术方案。</w:t>
      </w:r>
    </w:p>
    <w:p w14:paraId="324E24C5">
      <w:pPr>
        <w:ind w:firstLine="560" w:firstLineChars="200"/>
        <w:rPr>
          <w:rFonts w:hint="eastAsia" w:ascii="宋体" w:hAnsi="宋体" w:eastAsia="宋体" w:cs="宋体"/>
          <w:b w:val="0"/>
          <w:bCs w:val="0"/>
          <w:color w:val="000000"/>
          <w:sz w:val="28"/>
          <w:szCs w:val="28"/>
          <w14:ligatures w14:val="none"/>
        </w:rPr>
      </w:pPr>
      <w:r>
        <w:rPr>
          <w:rFonts w:hint="default" w:ascii="Times New Roman" w:hAnsi="Times New Roman" w:eastAsia="宋体" w:cs="Times New Roman"/>
          <w:b w:val="0"/>
          <w:bCs w:val="0"/>
          <w:color w:val="000000"/>
          <w:sz w:val="28"/>
          <w:szCs w:val="28"/>
          <w:lang w:val="en-US" w:eastAsia="zh-CN"/>
          <w14:ligatures w14:val="none"/>
        </w:rPr>
        <w:t>3.</w:t>
      </w:r>
      <w:r>
        <w:rPr>
          <w:rFonts w:hint="eastAsia" w:ascii="Times New Roman" w:hAnsi="Times New Roman" w:eastAsia="宋体" w:cs="Times New Roman"/>
          <w:b w:val="0"/>
          <w:bCs w:val="0"/>
          <w:color w:val="000000"/>
          <w:sz w:val="28"/>
          <w:szCs w:val="28"/>
          <w:lang w:val="en-US" w:eastAsia="zh-CN"/>
          <w14:ligatures w14:val="none"/>
        </w:rPr>
        <w:t xml:space="preserve"> </w:t>
      </w:r>
      <w:r>
        <w:rPr>
          <w:rFonts w:hint="eastAsia" w:ascii="宋体" w:hAnsi="宋体" w:eastAsia="宋体" w:cs="宋体"/>
          <w:b w:val="0"/>
          <w:bCs w:val="0"/>
          <w:sz w:val="28"/>
          <w:szCs w:val="28"/>
        </w:rPr>
        <w:t>综合素养</w:t>
      </w:r>
    </w:p>
    <w:p w14:paraId="7AE568EA">
      <w:pPr>
        <w:ind w:firstLine="560" w:firstLineChars="200"/>
        <w:rPr>
          <w:rFonts w:hint="eastAsia" w:ascii="宋体" w:hAnsi="宋体" w:eastAsia="宋体" w:cs="宋体"/>
          <w:b w:val="0"/>
          <w:bCs w:val="0"/>
          <w:color w:val="000000"/>
          <w:sz w:val="28"/>
          <w:szCs w:val="28"/>
          <w14:ligatures w14:val="none"/>
        </w:rPr>
      </w:pPr>
      <w:r>
        <w:rPr>
          <w:rFonts w:hint="eastAsia" w:ascii="宋体" w:hAnsi="宋体" w:eastAsia="宋体" w:cs="宋体"/>
          <w:b w:val="0"/>
          <w:bCs w:val="0"/>
          <w:color w:val="000000"/>
          <w:sz w:val="28"/>
          <w:szCs w:val="28"/>
          <w14:ligatures w14:val="none"/>
        </w:rPr>
        <w:t>责任意识：强化学术诚信与科研伦理，树立对用户、团队及社会负责的态度。</w:t>
      </w:r>
    </w:p>
    <w:p w14:paraId="4DF6C08F">
      <w:pPr>
        <w:ind w:firstLine="560" w:firstLineChars="200"/>
        <w:rPr>
          <w:rFonts w:hint="eastAsia" w:ascii="宋体" w:hAnsi="宋体" w:eastAsia="宋体" w:cs="宋体"/>
          <w:b w:val="0"/>
          <w:bCs w:val="0"/>
          <w:color w:val="000000"/>
          <w:sz w:val="28"/>
          <w:szCs w:val="28"/>
          <w14:ligatures w14:val="none"/>
        </w:rPr>
      </w:pPr>
      <w:r>
        <w:rPr>
          <w:rFonts w:hint="eastAsia" w:ascii="宋体" w:hAnsi="宋体" w:eastAsia="宋体" w:cs="宋体"/>
          <w:b w:val="0"/>
          <w:bCs w:val="0"/>
          <w:color w:val="000000"/>
          <w:sz w:val="28"/>
          <w:szCs w:val="28"/>
          <w14:ligatures w14:val="none"/>
        </w:rPr>
        <w:t>批判思维：提升独立判断与多角度分析能力，审视技术问题及其社会影响。</w:t>
      </w:r>
    </w:p>
    <w:p w14:paraId="0E4608D7">
      <w:pPr>
        <w:ind w:firstLine="560" w:firstLineChars="200"/>
        <w:rPr>
          <w:rFonts w:hint="eastAsia" w:ascii="宋体" w:hAnsi="宋体" w:eastAsia="宋体" w:cs="宋体"/>
          <w:b w:val="0"/>
          <w:bCs w:val="0"/>
          <w:color w:val="000000"/>
          <w:sz w:val="28"/>
          <w:szCs w:val="28"/>
          <w14:ligatures w14:val="none"/>
        </w:rPr>
      </w:pPr>
      <w:r>
        <w:rPr>
          <w:rFonts w:hint="eastAsia" w:ascii="宋体" w:hAnsi="宋体" w:eastAsia="宋体" w:cs="宋体"/>
          <w:b w:val="0"/>
          <w:bCs w:val="0"/>
          <w:color w:val="000000"/>
          <w:sz w:val="28"/>
          <w:szCs w:val="28"/>
          <w14:ligatures w14:val="none"/>
        </w:rPr>
        <w:t>创新思维：鼓励探索非常规解决方案，在项目实践与论文研究中体现原创性。</w:t>
      </w:r>
    </w:p>
    <w:p w14:paraId="2FCDE03F">
      <w:pPr>
        <w:pStyle w:val="3"/>
        <w:rPr>
          <w:rFonts w:ascii="Times New Roman" w:hAnsi="Times New Roman" w:cs="Times New Roman"/>
        </w:rPr>
      </w:pPr>
      <w:r>
        <w:rPr>
          <w:rFonts w:ascii="Times New Roman" w:hAnsi="Times New Roman" w:cs="Times New Roman"/>
        </w:rPr>
        <w:t>（二）培养方案</w:t>
      </w:r>
    </w:p>
    <w:p w14:paraId="569B3555">
      <w:pPr>
        <w:ind w:firstLine="560" w:firstLineChars="200"/>
        <w:rPr>
          <w:rFonts w:hint="eastAsia" w:ascii="宋体" w:hAnsi="宋体" w:eastAsia="宋体" w:cs="宋体"/>
          <w:b w:val="0"/>
          <w:bCs w:val="0"/>
          <w:color w:val="000000"/>
          <w:sz w:val="28"/>
          <w:szCs w:val="28"/>
          <w14:ligatures w14:val="none"/>
        </w:rPr>
      </w:pPr>
      <w:r>
        <w:rPr>
          <w:rFonts w:ascii="Times New Roman" w:hAnsi="Times New Roman" w:eastAsia="宋体" w:cs="Times New Roman"/>
          <w:b w:val="0"/>
          <w:bCs w:val="0"/>
          <w:color w:val="000000"/>
          <w:sz w:val="28"/>
          <w:szCs w:val="28"/>
          <w14:ligatures w14:val="none"/>
        </w:rPr>
        <w:t>本项目为全日制硕士研究生项目，采用课程学习与硕士项目（学位论文）有机结合的培养模式，全部培养环节在浙江工商大学校内实施。培养方案全面引入萨塞克斯大学课程体系与评估标准，同时按照中国高等教育要求设置思政课程</w:t>
      </w:r>
      <w:r>
        <w:rPr>
          <w:rFonts w:hint="eastAsia" w:ascii="宋体" w:hAnsi="宋体" w:eastAsia="宋体" w:cs="宋体"/>
          <w:b w:val="0"/>
          <w:bCs w:val="0"/>
          <w:color w:val="000000"/>
          <w:sz w:val="28"/>
          <w:szCs w:val="28"/>
          <w14:ligatures w14:val="none"/>
        </w:rPr>
        <w:t>。</w:t>
      </w:r>
    </w:p>
    <w:p w14:paraId="654B9562">
      <w:pPr>
        <w:ind w:firstLine="560" w:firstLineChars="200"/>
        <w:rPr>
          <w:rFonts w:ascii="Times New Roman" w:hAnsi="Times New Roman" w:cs="Times New Roman"/>
          <w:b w:val="0"/>
          <w:bCs w:val="0"/>
          <w:sz w:val="28"/>
          <w:szCs w:val="28"/>
        </w:rPr>
      </w:pPr>
      <w:r>
        <w:rPr>
          <w:rFonts w:hint="default" w:ascii="Times New Roman" w:hAnsi="Times New Roman" w:eastAsia="宋体" w:cs="Times New Roman"/>
          <w:b w:val="0"/>
          <w:bCs w:val="0"/>
          <w:color w:val="000000"/>
          <w:sz w:val="28"/>
          <w:szCs w:val="28"/>
          <w:lang w:val="en-US" w:eastAsia="zh-CN"/>
          <w14:ligatures w14:val="none"/>
        </w:rPr>
        <w:t>1.</w:t>
      </w:r>
      <w:r>
        <w:rPr>
          <w:rFonts w:hint="eastAsia" w:ascii="Times New Roman" w:hAnsi="Times New Roman" w:eastAsia="宋体" w:cs="Times New Roman"/>
          <w:b w:val="0"/>
          <w:bCs w:val="0"/>
          <w:color w:val="000000"/>
          <w:sz w:val="28"/>
          <w:szCs w:val="28"/>
          <w:lang w:val="en-US" w:eastAsia="zh-CN"/>
          <w14:ligatures w14:val="none"/>
        </w:rPr>
        <w:t xml:space="preserve"> </w:t>
      </w:r>
      <w:r>
        <w:rPr>
          <w:rFonts w:hint="eastAsia" w:ascii="宋体" w:hAnsi="宋体" w:eastAsia="宋体" w:cs="宋体"/>
          <w:b w:val="0"/>
          <w:bCs w:val="0"/>
          <w:sz w:val="28"/>
          <w:szCs w:val="28"/>
        </w:rPr>
        <w:t>学制与培养地点</w:t>
      </w:r>
    </w:p>
    <w:p w14:paraId="1FAEB7C8">
      <w:pPr>
        <w:ind w:firstLine="560" w:firstLineChars="200"/>
        <w:rPr>
          <w:rFonts w:ascii="Times New Roman" w:hAnsi="Times New Roman" w:eastAsia="宋体" w:cs="Times New Roman"/>
          <w:b w:val="0"/>
          <w:bCs w:val="0"/>
          <w:color w:val="000000"/>
          <w:sz w:val="28"/>
          <w:szCs w:val="28"/>
          <w14:ligatures w14:val="none"/>
        </w:rPr>
      </w:pPr>
      <w:r>
        <w:rPr>
          <w:rFonts w:ascii="Times New Roman" w:hAnsi="Times New Roman" w:eastAsia="宋体" w:cs="Times New Roman"/>
          <w:b w:val="0"/>
          <w:bCs w:val="0"/>
          <w:color w:val="000000"/>
          <w:sz w:val="28"/>
          <w:szCs w:val="28"/>
          <w14:ligatures w14:val="none"/>
        </w:rPr>
        <w:t>（1）基本学制：全日制硕士研究生学制为1.5年，最长学习年限不超过2.5年。</w:t>
      </w:r>
    </w:p>
    <w:p w14:paraId="5D1B11C5">
      <w:pPr>
        <w:ind w:firstLine="560" w:firstLineChars="200"/>
        <w:rPr>
          <w:rFonts w:ascii="Times New Roman" w:hAnsi="Times New Roman" w:eastAsia="宋体" w:cs="Times New Roman"/>
          <w:b w:val="0"/>
          <w:bCs w:val="0"/>
          <w:color w:val="000000"/>
          <w:sz w:val="28"/>
          <w:szCs w:val="28"/>
          <w14:ligatures w14:val="none"/>
        </w:rPr>
      </w:pPr>
      <w:r>
        <w:rPr>
          <w:rFonts w:ascii="Times New Roman" w:hAnsi="Times New Roman" w:eastAsia="宋体" w:cs="Times New Roman"/>
          <w:b w:val="0"/>
          <w:bCs w:val="0"/>
          <w:color w:val="000000"/>
          <w:sz w:val="28"/>
          <w:szCs w:val="28"/>
          <w14:ligatures w14:val="none"/>
        </w:rPr>
        <w:t>（2）培养地点：全部培养环节在中国杭州浙江工商大学完成，不涉及分段赴境外学习。</w:t>
      </w:r>
    </w:p>
    <w:p w14:paraId="36126D23">
      <w:pPr>
        <w:ind w:firstLine="560" w:firstLineChars="200"/>
        <w:rPr>
          <w:rFonts w:hint="eastAsia" w:ascii="宋体" w:hAnsi="宋体" w:eastAsia="宋体" w:cs="宋体"/>
          <w:b w:val="0"/>
          <w:bCs w:val="0"/>
          <w:sz w:val="28"/>
          <w:szCs w:val="28"/>
        </w:rPr>
      </w:pPr>
      <w:r>
        <w:rPr>
          <w:rFonts w:hint="eastAsia" w:ascii="Times New Roman" w:hAnsi="Times New Roman" w:eastAsia="宋体" w:cs="Times New Roman"/>
          <w:b w:val="0"/>
          <w:bCs w:val="0"/>
          <w:color w:val="000000"/>
          <w:sz w:val="28"/>
          <w:szCs w:val="28"/>
          <w:lang w:val="en-US" w:eastAsia="zh-CN"/>
          <w14:ligatures w14:val="none"/>
        </w:rPr>
        <w:t xml:space="preserve">2. </w:t>
      </w:r>
      <w:r>
        <w:rPr>
          <w:rFonts w:hint="eastAsia" w:ascii="宋体" w:hAnsi="宋体" w:eastAsia="宋体" w:cs="宋体"/>
          <w:b w:val="0"/>
          <w:bCs w:val="0"/>
          <w:sz w:val="28"/>
          <w:szCs w:val="28"/>
        </w:rPr>
        <w:t>学分要求</w:t>
      </w:r>
    </w:p>
    <w:p w14:paraId="7BF19BE5">
      <w:pPr>
        <w:ind w:firstLine="560" w:firstLineChars="200"/>
        <w:rPr>
          <w:rFonts w:ascii="Times New Roman" w:hAnsi="Times New Roman" w:eastAsia="宋体" w:cs="Times New Roman"/>
          <w:b w:val="0"/>
          <w:bCs w:val="0"/>
          <w:color w:val="000000"/>
          <w:sz w:val="28"/>
          <w:szCs w:val="28"/>
          <w14:ligatures w14:val="none"/>
        </w:rPr>
      </w:pPr>
      <w:r>
        <w:rPr>
          <w:rFonts w:ascii="Times New Roman" w:hAnsi="Times New Roman" w:eastAsia="宋体" w:cs="Times New Roman"/>
          <w:b w:val="0"/>
          <w:bCs w:val="0"/>
          <w:color w:val="000000"/>
          <w:sz w:val="28"/>
          <w:szCs w:val="28"/>
          <w14:ligatures w14:val="none"/>
        </w:rPr>
        <w:t>本项目分成中方课程和英方课程</w:t>
      </w:r>
      <w:r>
        <w:rPr>
          <w:rFonts w:hint="eastAsia" w:ascii="Times New Roman" w:hAnsi="Times New Roman" w:eastAsia="宋体" w:cs="Times New Roman"/>
          <w:b w:val="0"/>
          <w:bCs w:val="0"/>
          <w:color w:val="000000"/>
          <w:sz w:val="28"/>
          <w:szCs w:val="28"/>
          <w14:ligatures w14:val="none"/>
        </w:rPr>
        <w:t>，</w:t>
      </w:r>
      <w:r>
        <w:rPr>
          <w:rFonts w:ascii="Times New Roman" w:hAnsi="Times New Roman" w:eastAsia="宋体" w:cs="Times New Roman"/>
          <w:b w:val="0"/>
          <w:bCs w:val="0"/>
          <w:color w:val="000000"/>
          <w:sz w:val="28"/>
          <w:szCs w:val="28"/>
          <w14:ligatures w14:val="none"/>
        </w:rPr>
        <w:t>具体构成如下：</w:t>
      </w:r>
    </w:p>
    <w:p w14:paraId="7EF6ABA1">
      <w:pPr>
        <w:rPr>
          <w:rFonts w:ascii="Times New Roman" w:hAnsi="Times New Roman" w:eastAsia="宋体" w:cs="Times New Roman"/>
          <w:b w:val="0"/>
          <w:bCs w:val="0"/>
          <w:color w:val="000000"/>
          <w:sz w:val="28"/>
          <w:szCs w:val="28"/>
          <w14:ligatures w14:val="none"/>
        </w:rPr>
      </w:pPr>
      <w:r>
        <w:rPr>
          <w:rFonts w:ascii="Times New Roman" w:hAnsi="Times New Roman" w:eastAsia="宋体" w:cs="Times New Roman"/>
          <w:b w:val="0"/>
          <w:bCs w:val="0"/>
          <w:color w:val="000000"/>
          <w:sz w:val="28"/>
          <w:szCs w:val="28"/>
          <w14:ligatures w14:val="none"/>
        </w:rPr>
        <w:t>（1）中方课程：3学分（每学分16学时），由浙江工商大学组织授课。教学形式以课堂讲授为主。</w:t>
      </w:r>
    </w:p>
    <w:p w14:paraId="0C2A83B4">
      <w:pPr>
        <w:rPr>
          <w:rFonts w:ascii="Times New Roman" w:hAnsi="Times New Roman" w:eastAsia="宋体" w:cs="Times New Roman"/>
          <w:b w:val="0"/>
          <w:bCs w:val="0"/>
          <w:color w:val="000000"/>
          <w:sz w:val="28"/>
          <w:szCs w:val="28"/>
          <w14:ligatures w14:val="none"/>
        </w:rPr>
      </w:pPr>
      <w:r>
        <w:rPr>
          <w:rFonts w:ascii="Times New Roman" w:hAnsi="Times New Roman" w:eastAsia="宋体" w:cs="Times New Roman"/>
          <w:b w:val="0"/>
          <w:bCs w:val="0"/>
          <w:color w:val="000000"/>
          <w:sz w:val="28"/>
          <w:szCs w:val="28"/>
          <w14:ligatures w14:val="none"/>
        </w:rPr>
        <w:t>（2）英方课程</w:t>
      </w:r>
      <w:r>
        <w:rPr>
          <w:rFonts w:hint="eastAsia" w:ascii="Times New Roman" w:hAnsi="Times New Roman" w:eastAsia="宋体" w:cs="Times New Roman"/>
          <w:b w:val="0"/>
          <w:bCs w:val="0"/>
          <w:color w:val="000000"/>
          <w:sz w:val="28"/>
          <w:szCs w:val="28"/>
          <w14:ligatures w14:val="none"/>
        </w:rPr>
        <w:t>：</w:t>
      </w:r>
      <w:r>
        <w:rPr>
          <w:rFonts w:ascii="Times New Roman" w:hAnsi="Times New Roman" w:eastAsia="宋体" w:cs="Times New Roman"/>
          <w:b w:val="0"/>
          <w:bCs w:val="0"/>
          <w:color w:val="000000"/>
          <w:sz w:val="28"/>
          <w:szCs w:val="28"/>
          <w14:ligatures w14:val="none"/>
        </w:rPr>
        <w:t>共计180学分（每学分对应10学时），其中课程教学为120学分，硕士项目（学位论文）为60学分；教学形式涵盖课堂授课、研讨会、导师辅导、实验室操作、实地演练、在线学习、独立研究及实习等多种方式。</w:t>
      </w:r>
    </w:p>
    <w:p w14:paraId="5B82F8B8">
      <w:pPr>
        <w:ind w:firstLine="560" w:firstLineChars="200"/>
        <w:rPr>
          <w:rFonts w:ascii="Times New Roman" w:hAnsi="Times New Roman" w:cs="Times New Roman"/>
          <w:b w:val="0"/>
          <w:bCs w:val="0"/>
          <w:sz w:val="28"/>
          <w:szCs w:val="28"/>
        </w:rPr>
      </w:pPr>
      <w:r>
        <w:rPr>
          <w:rFonts w:hint="eastAsia" w:ascii="Times New Roman" w:hAnsi="Times New Roman" w:eastAsia="宋体" w:cs="Times New Roman"/>
          <w:b w:val="0"/>
          <w:bCs w:val="0"/>
          <w:color w:val="000000"/>
          <w:sz w:val="28"/>
          <w:szCs w:val="28"/>
          <w:lang w:val="en-US" w:eastAsia="zh-CN"/>
          <w14:ligatures w14:val="none"/>
        </w:rPr>
        <w:t xml:space="preserve">3. </w:t>
      </w:r>
      <w:r>
        <w:rPr>
          <w:rFonts w:hint="eastAsia" w:ascii="宋体" w:hAnsi="宋体" w:eastAsia="宋体" w:cs="宋体"/>
          <w:b w:val="0"/>
          <w:bCs w:val="0"/>
          <w:sz w:val="28"/>
          <w:szCs w:val="28"/>
        </w:rPr>
        <w:t>课程体系</w:t>
      </w:r>
    </w:p>
    <w:p w14:paraId="4A8C8DC0">
      <w:pPr>
        <w:ind w:firstLine="560" w:firstLineChars="200"/>
        <w:rPr>
          <w:rFonts w:ascii="Times New Roman" w:hAnsi="Times New Roman" w:eastAsia="宋体" w:cs="Times New Roman"/>
          <w:b w:val="0"/>
          <w:bCs w:val="0"/>
          <w:color w:val="000000"/>
          <w:sz w:val="28"/>
          <w:szCs w:val="28"/>
          <w14:ligatures w14:val="none"/>
        </w:rPr>
      </w:pPr>
      <w:r>
        <w:rPr>
          <w:rFonts w:ascii="Times New Roman" w:hAnsi="Times New Roman" w:eastAsia="宋体" w:cs="Times New Roman"/>
          <w:b w:val="0"/>
          <w:bCs w:val="0"/>
          <w:color w:val="000000"/>
          <w:sz w:val="28"/>
          <w:szCs w:val="28"/>
          <w14:ligatures w14:val="none"/>
        </w:rPr>
        <w:t>本项目课程均由萨塞克斯大学引入，采用英方教学大纲与考核标准。课程集中安排在第一学期和第二学期，第三学期主要用于硕士项目（学位论文）的研究与撰写。</w:t>
      </w:r>
    </w:p>
    <w:p w14:paraId="0D26CF9A">
      <w:pPr>
        <w:ind w:firstLine="560" w:firstLineChars="200"/>
        <w:rPr>
          <w:rFonts w:ascii="Times New Roman" w:hAnsi="Times New Roman" w:eastAsia="宋体" w:cs="Times New Roman"/>
          <w:b w:val="0"/>
          <w:bCs w:val="0"/>
          <w:color w:val="000000"/>
          <w:sz w:val="28"/>
          <w:szCs w:val="28"/>
          <w14:ligatures w14:val="none"/>
        </w:rPr>
      </w:pPr>
      <w:r>
        <w:rPr>
          <w:rFonts w:ascii="Times New Roman" w:hAnsi="Times New Roman" w:eastAsia="宋体" w:cs="Times New Roman"/>
          <w:b w:val="0"/>
          <w:bCs w:val="0"/>
          <w:color w:val="000000"/>
          <w:sz w:val="28"/>
          <w:szCs w:val="28"/>
          <w14:ligatures w14:val="none"/>
        </w:rPr>
        <w:t>两个专业方向的核心课程设置如下表所示：</w:t>
      </w:r>
    </w:p>
    <w:tbl>
      <w:tblPr>
        <w:tblStyle w:val="15"/>
        <w:tblW w:w="7654" w:type="dxa"/>
        <w:jc w:val="center"/>
        <w:tblLayout w:type="autofit"/>
        <w:tblCellMar>
          <w:top w:w="15" w:type="dxa"/>
          <w:left w:w="15" w:type="dxa"/>
          <w:bottom w:w="15" w:type="dxa"/>
          <w:right w:w="15" w:type="dxa"/>
        </w:tblCellMar>
      </w:tblPr>
      <w:tblGrid>
        <w:gridCol w:w="2341"/>
        <w:gridCol w:w="1069"/>
        <w:gridCol w:w="2128"/>
        <w:gridCol w:w="630"/>
        <w:gridCol w:w="1486"/>
      </w:tblGrid>
      <w:tr w14:paraId="2D54AC54">
        <w:tblPrEx>
          <w:tblCellMar>
            <w:top w:w="15" w:type="dxa"/>
            <w:left w:w="15" w:type="dxa"/>
            <w:bottom w:w="15" w:type="dxa"/>
            <w:right w:w="15" w:type="dxa"/>
          </w:tblCellMar>
        </w:tblPrEx>
        <w:trPr>
          <w:tblHeader/>
          <w:jc w:val="center"/>
        </w:trPr>
        <w:tc>
          <w:tcPr>
            <w:tcW w:w="2341"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center"/>
          </w:tcPr>
          <w:p w14:paraId="24F6FA0C">
            <w:pPr>
              <w:widowControl/>
              <w:snapToGrid w:val="0"/>
              <w:jc w:val="center"/>
              <w:textAlignment w:val="top"/>
              <w:rPr>
                <w:rFonts w:ascii="宋体" w:eastAsia="宋体"/>
                <w:b/>
                <w:sz w:val="20"/>
                <w:szCs w:val="20"/>
              </w:rPr>
            </w:pPr>
            <w:r>
              <w:rPr>
                <w:rFonts w:ascii="宋体" w:hAnsi="宋体" w:eastAsia="宋体" w:cs="宋体"/>
                <w:b/>
                <w:kern w:val="0"/>
                <w:sz w:val="20"/>
                <w:szCs w:val="20"/>
                <w:lang w:bidi="ar"/>
              </w:rPr>
              <w:t>专业方向</w:t>
            </w:r>
          </w:p>
        </w:tc>
        <w:tc>
          <w:tcPr>
            <w:tcW w:w="1069"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center"/>
          </w:tcPr>
          <w:p w14:paraId="31E3738E">
            <w:pPr>
              <w:widowControl/>
              <w:snapToGrid w:val="0"/>
              <w:jc w:val="center"/>
              <w:textAlignment w:val="top"/>
              <w:rPr>
                <w:rFonts w:ascii="宋体" w:eastAsia="宋体"/>
                <w:b/>
                <w:sz w:val="20"/>
                <w:szCs w:val="20"/>
              </w:rPr>
            </w:pPr>
            <w:r>
              <w:rPr>
                <w:rFonts w:ascii="宋体" w:hAnsi="宋体" w:eastAsia="宋体" w:cs="宋体"/>
                <w:b/>
                <w:kern w:val="0"/>
                <w:sz w:val="20"/>
                <w:szCs w:val="20"/>
                <w:lang w:bidi="ar"/>
              </w:rPr>
              <w:t>学期</w:t>
            </w:r>
          </w:p>
        </w:tc>
        <w:tc>
          <w:tcPr>
            <w:tcW w:w="2128"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center"/>
          </w:tcPr>
          <w:p w14:paraId="7DD4D637">
            <w:pPr>
              <w:widowControl/>
              <w:snapToGrid w:val="0"/>
              <w:jc w:val="center"/>
              <w:textAlignment w:val="top"/>
              <w:rPr>
                <w:rFonts w:ascii="宋体" w:eastAsia="宋体"/>
                <w:b/>
                <w:sz w:val="20"/>
                <w:szCs w:val="20"/>
              </w:rPr>
            </w:pPr>
            <w:r>
              <w:rPr>
                <w:rFonts w:ascii="宋体" w:hAnsi="宋体" w:eastAsia="宋体" w:cs="宋体"/>
                <w:b/>
                <w:kern w:val="0"/>
                <w:sz w:val="20"/>
                <w:szCs w:val="20"/>
                <w:lang w:bidi="ar"/>
              </w:rPr>
              <w:t>课程名称</w:t>
            </w:r>
          </w:p>
        </w:tc>
        <w:tc>
          <w:tcPr>
            <w:tcW w:w="630"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center"/>
          </w:tcPr>
          <w:p w14:paraId="692AEEB2">
            <w:pPr>
              <w:widowControl/>
              <w:snapToGrid w:val="0"/>
              <w:jc w:val="center"/>
              <w:textAlignment w:val="top"/>
              <w:rPr>
                <w:rFonts w:ascii="宋体" w:eastAsia="宋体"/>
                <w:b/>
                <w:sz w:val="20"/>
                <w:szCs w:val="20"/>
              </w:rPr>
            </w:pPr>
            <w:r>
              <w:rPr>
                <w:rFonts w:ascii="宋体" w:hAnsi="宋体" w:eastAsia="宋体" w:cs="宋体"/>
                <w:b/>
                <w:kern w:val="0"/>
                <w:sz w:val="20"/>
                <w:szCs w:val="20"/>
                <w:lang w:bidi="ar"/>
              </w:rPr>
              <w:t>学分</w:t>
            </w:r>
          </w:p>
        </w:tc>
        <w:tc>
          <w:tcPr>
            <w:tcW w:w="1486"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center"/>
          </w:tcPr>
          <w:p w14:paraId="2F14001A">
            <w:pPr>
              <w:widowControl/>
              <w:snapToGrid w:val="0"/>
              <w:jc w:val="center"/>
              <w:textAlignment w:val="top"/>
              <w:rPr>
                <w:rFonts w:ascii="宋体" w:eastAsia="宋体"/>
                <w:b/>
                <w:sz w:val="20"/>
                <w:szCs w:val="20"/>
              </w:rPr>
            </w:pPr>
            <w:r>
              <w:rPr>
                <w:rFonts w:ascii="宋体" w:hAnsi="宋体" w:eastAsia="宋体" w:cs="宋体"/>
                <w:b/>
                <w:kern w:val="0"/>
                <w:sz w:val="20"/>
                <w:szCs w:val="20"/>
                <w:lang w:bidi="ar"/>
              </w:rPr>
              <w:t>授课方</w:t>
            </w:r>
          </w:p>
        </w:tc>
      </w:tr>
      <w:tr w14:paraId="5DF01F4C">
        <w:tblPrEx>
          <w:tblCellMar>
            <w:top w:w="15" w:type="dxa"/>
            <w:left w:w="15" w:type="dxa"/>
            <w:bottom w:w="15" w:type="dxa"/>
            <w:right w:w="15" w:type="dxa"/>
          </w:tblCellMar>
        </w:tblPrEx>
        <w:trPr>
          <w:jc w:val="center"/>
        </w:trPr>
        <w:tc>
          <w:tcPr>
            <w:tcW w:w="2341" w:type="dxa"/>
            <w:vMerge w:val="restart"/>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2463E5EA">
            <w:pPr>
              <w:widowControl/>
              <w:snapToGrid w:val="0"/>
              <w:jc w:val="center"/>
              <w:textAlignment w:val="top"/>
              <w:rPr>
                <w:rFonts w:ascii="宋体" w:eastAsia="宋体"/>
                <w:sz w:val="20"/>
                <w:szCs w:val="20"/>
              </w:rPr>
            </w:pPr>
            <w:r>
              <w:rPr>
                <w:rFonts w:ascii="宋体" w:hAnsi="宋体" w:eastAsia="宋体" w:cs="宋体"/>
                <w:kern w:val="0"/>
                <w:sz w:val="20"/>
                <w:szCs w:val="20"/>
                <w:lang w:bidi="ar"/>
              </w:rPr>
              <w:t>高级机器人与人工智能</w:t>
            </w:r>
          </w:p>
        </w:tc>
        <w:tc>
          <w:tcPr>
            <w:tcW w:w="1069" w:type="dxa"/>
            <w:vMerge w:val="restart"/>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2777FBDB">
            <w:pPr>
              <w:widowControl/>
              <w:snapToGrid w:val="0"/>
              <w:jc w:val="left"/>
              <w:textAlignment w:val="top"/>
              <w:rPr>
                <w:rFonts w:ascii="宋体" w:eastAsia="宋体"/>
                <w:sz w:val="20"/>
                <w:szCs w:val="20"/>
              </w:rPr>
            </w:pPr>
            <w:r>
              <w:rPr>
                <w:rFonts w:ascii="宋体" w:hAnsi="宋体" w:eastAsia="宋体" w:cs="宋体"/>
                <w:kern w:val="0"/>
                <w:sz w:val="20"/>
                <w:szCs w:val="20"/>
                <w:lang w:bidi="ar"/>
              </w:rPr>
              <w:t>第一学期</w:t>
            </w:r>
          </w:p>
        </w:tc>
        <w:tc>
          <w:tcPr>
            <w:tcW w:w="212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4105BCBA">
            <w:pPr>
              <w:widowControl/>
              <w:snapToGrid w:val="0"/>
              <w:jc w:val="center"/>
              <w:textAlignment w:val="top"/>
              <w:rPr>
                <w:rFonts w:ascii="宋体" w:eastAsia="宋体"/>
                <w:sz w:val="20"/>
                <w:szCs w:val="20"/>
              </w:rPr>
            </w:pPr>
            <w:r>
              <w:rPr>
                <w:rFonts w:ascii="宋体" w:hAnsi="宋体" w:eastAsia="宋体" w:cs="宋体"/>
                <w:kern w:val="0"/>
                <w:sz w:val="20"/>
                <w:szCs w:val="20"/>
                <w:lang w:bidi="ar"/>
              </w:rPr>
              <w:t>机器人学基础</w:t>
            </w:r>
          </w:p>
        </w:tc>
        <w:tc>
          <w:tcPr>
            <w:tcW w:w="63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1425FFF1">
            <w:pPr>
              <w:widowControl/>
              <w:snapToGrid w:val="0"/>
              <w:jc w:val="left"/>
              <w:textAlignment w:val="top"/>
              <w:rPr>
                <w:rFonts w:ascii="宋体" w:eastAsia="宋体"/>
                <w:sz w:val="20"/>
                <w:szCs w:val="20"/>
              </w:rPr>
            </w:pPr>
            <w:r>
              <w:rPr>
                <w:rFonts w:ascii="宋体" w:hAnsi="宋体" w:eastAsia="宋体" w:cs="宋体"/>
                <w:kern w:val="0"/>
                <w:sz w:val="20"/>
                <w:szCs w:val="20"/>
                <w:lang w:bidi="ar"/>
              </w:rPr>
              <w:t>15</w:t>
            </w:r>
          </w:p>
        </w:tc>
        <w:tc>
          <w:tcPr>
            <w:tcW w:w="1486"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10D88843">
            <w:pPr>
              <w:widowControl/>
              <w:snapToGrid w:val="0"/>
              <w:jc w:val="center"/>
              <w:textAlignment w:val="top"/>
              <w:rPr>
                <w:rFonts w:ascii="宋体" w:eastAsia="宋体"/>
                <w:sz w:val="20"/>
                <w:szCs w:val="20"/>
              </w:rPr>
            </w:pPr>
            <w:r>
              <w:rPr>
                <w:rFonts w:ascii="宋体" w:hAnsi="宋体" w:eastAsia="宋体" w:cs="宋体"/>
                <w:kern w:val="0"/>
                <w:sz w:val="20"/>
                <w:szCs w:val="20"/>
                <w:lang w:bidi="ar"/>
              </w:rPr>
              <w:t>萨塞克斯大学</w:t>
            </w:r>
          </w:p>
        </w:tc>
      </w:tr>
      <w:tr w14:paraId="54883C38">
        <w:tblPrEx>
          <w:tblCellMar>
            <w:top w:w="15" w:type="dxa"/>
            <w:left w:w="15" w:type="dxa"/>
            <w:bottom w:w="15" w:type="dxa"/>
            <w:right w:w="15" w:type="dxa"/>
          </w:tblCellMar>
        </w:tblPrEx>
        <w:trPr>
          <w:jc w:val="center"/>
        </w:trPr>
        <w:tc>
          <w:tcPr>
            <w:tcW w:w="2341" w:type="dxa"/>
            <w:vMerge w:val="continue"/>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5FED7FD9">
            <w:pPr>
              <w:snapToGrid w:val="0"/>
              <w:jc w:val="center"/>
              <w:rPr>
                <w:rFonts w:ascii="宋体" w:eastAsia="宋体"/>
                <w:sz w:val="20"/>
                <w:szCs w:val="20"/>
              </w:rPr>
            </w:pPr>
          </w:p>
        </w:tc>
        <w:tc>
          <w:tcPr>
            <w:tcW w:w="1069" w:type="dxa"/>
            <w:vMerge w:val="continue"/>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354E8E7C">
            <w:pPr>
              <w:snapToGrid w:val="0"/>
              <w:jc w:val="left"/>
              <w:rPr>
                <w:rFonts w:ascii="宋体" w:eastAsia="宋体"/>
                <w:sz w:val="20"/>
                <w:szCs w:val="20"/>
              </w:rPr>
            </w:pPr>
          </w:p>
        </w:tc>
        <w:tc>
          <w:tcPr>
            <w:tcW w:w="212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21BCFF0B">
            <w:pPr>
              <w:widowControl/>
              <w:snapToGrid w:val="0"/>
              <w:jc w:val="center"/>
              <w:textAlignment w:val="top"/>
              <w:rPr>
                <w:rFonts w:ascii="宋体" w:eastAsia="宋体"/>
                <w:sz w:val="20"/>
                <w:szCs w:val="20"/>
              </w:rPr>
            </w:pPr>
            <w:r>
              <w:rPr>
                <w:rFonts w:ascii="宋体" w:hAnsi="宋体" w:eastAsia="宋体" w:cs="宋体"/>
                <w:kern w:val="0"/>
                <w:sz w:val="20"/>
                <w:szCs w:val="20"/>
                <w:lang w:bidi="ar"/>
              </w:rPr>
              <w:t>机器人学编程</w:t>
            </w:r>
          </w:p>
        </w:tc>
        <w:tc>
          <w:tcPr>
            <w:tcW w:w="63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6A911439">
            <w:pPr>
              <w:widowControl/>
              <w:snapToGrid w:val="0"/>
              <w:jc w:val="left"/>
              <w:textAlignment w:val="top"/>
              <w:rPr>
                <w:rFonts w:ascii="宋体" w:eastAsia="宋体"/>
                <w:sz w:val="20"/>
                <w:szCs w:val="20"/>
              </w:rPr>
            </w:pPr>
            <w:r>
              <w:rPr>
                <w:rFonts w:ascii="宋体" w:hAnsi="宋体" w:eastAsia="宋体" w:cs="宋体"/>
                <w:kern w:val="0"/>
                <w:sz w:val="20"/>
                <w:szCs w:val="20"/>
                <w:lang w:bidi="ar"/>
              </w:rPr>
              <w:t>15</w:t>
            </w:r>
          </w:p>
        </w:tc>
        <w:tc>
          <w:tcPr>
            <w:tcW w:w="1486"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5AC1B6A2">
            <w:pPr>
              <w:widowControl/>
              <w:snapToGrid w:val="0"/>
              <w:jc w:val="center"/>
              <w:textAlignment w:val="top"/>
              <w:rPr>
                <w:rFonts w:ascii="宋体" w:eastAsia="宋体"/>
                <w:sz w:val="20"/>
                <w:szCs w:val="20"/>
              </w:rPr>
            </w:pPr>
            <w:r>
              <w:rPr>
                <w:rFonts w:ascii="宋体" w:hAnsi="宋体" w:eastAsia="宋体" w:cs="宋体"/>
                <w:kern w:val="0"/>
                <w:sz w:val="20"/>
                <w:szCs w:val="20"/>
                <w:lang w:bidi="ar"/>
              </w:rPr>
              <w:t>浙江工商大学</w:t>
            </w:r>
          </w:p>
        </w:tc>
      </w:tr>
      <w:tr w14:paraId="6059326F">
        <w:tblPrEx>
          <w:tblCellMar>
            <w:top w:w="15" w:type="dxa"/>
            <w:left w:w="15" w:type="dxa"/>
            <w:bottom w:w="15" w:type="dxa"/>
            <w:right w:w="15" w:type="dxa"/>
          </w:tblCellMar>
        </w:tblPrEx>
        <w:trPr>
          <w:jc w:val="center"/>
        </w:trPr>
        <w:tc>
          <w:tcPr>
            <w:tcW w:w="2341" w:type="dxa"/>
            <w:vMerge w:val="continue"/>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097B023E">
            <w:pPr>
              <w:snapToGrid w:val="0"/>
              <w:jc w:val="center"/>
              <w:rPr>
                <w:rFonts w:ascii="宋体" w:eastAsia="宋体"/>
                <w:sz w:val="20"/>
                <w:szCs w:val="20"/>
              </w:rPr>
            </w:pPr>
          </w:p>
        </w:tc>
        <w:tc>
          <w:tcPr>
            <w:tcW w:w="1069" w:type="dxa"/>
            <w:vMerge w:val="continue"/>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4F11CC74">
            <w:pPr>
              <w:snapToGrid w:val="0"/>
              <w:jc w:val="left"/>
              <w:rPr>
                <w:rFonts w:ascii="宋体" w:eastAsia="宋体"/>
                <w:sz w:val="20"/>
                <w:szCs w:val="20"/>
              </w:rPr>
            </w:pPr>
          </w:p>
        </w:tc>
        <w:tc>
          <w:tcPr>
            <w:tcW w:w="212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78DD665D">
            <w:pPr>
              <w:widowControl/>
              <w:snapToGrid w:val="0"/>
              <w:jc w:val="center"/>
              <w:textAlignment w:val="top"/>
              <w:rPr>
                <w:rFonts w:ascii="宋体" w:eastAsia="宋体"/>
                <w:sz w:val="20"/>
                <w:szCs w:val="20"/>
              </w:rPr>
            </w:pPr>
            <w:r>
              <w:rPr>
                <w:rFonts w:ascii="宋体" w:hAnsi="宋体" w:eastAsia="宋体" w:cs="宋体"/>
                <w:kern w:val="0"/>
                <w:sz w:val="20"/>
                <w:szCs w:val="20"/>
                <w:lang w:bidi="ar"/>
              </w:rPr>
              <w:t>控制工程</w:t>
            </w:r>
          </w:p>
        </w:tc>
        <w:tc>
          <w:tcPr>
            <w:tcW w:w="63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60ACF106">
            <w:pPr>
              <w:widowControl/>
              <w:snapToGrid w:val="0"/>
              <w:jc w:val="left"/>
              <w:textAlignment w:val="top"/>
              <w:rPr>
                <w:rFonts w:ascii="宋体" w:eastAsia="宋体"/>
                <w:sz w:val="20"/>
                <w:szCs w:val="20"/>
              </w:rPr>
            </w:pPr>
            <w:r>
              <w:rPr>
                <w:rFonts w:ascii="宋体" w:hAnsi="宋体" w:eastAsia="宋体" w:cs="宋体"/>
                <w:kern w:val="0"/>
                <w:sz w:val="20"/>
                <w:szCs w:val="20"/>
                <w:lang w:bidi="ar"/>
              </w:rPr>
              <w:t>15</w:t>
            </w:r>
          </w:p>
        </w:tc>
        <w:tc>
          <w:tcPr>
            <w:tcW w:w="1486"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65A75AF4">
            <w:pPr>
              <w:widowControl/>
              <w:snapToGrid w:val="0"/>
              <w:jc w:val="center"/>
              <w:textAlignment w:val="top"/>
              <w:rPr>
                <w:rFonts w:ascii="宋体" w:eastAsia="宋体"/>
                <w:sz w:val="20"/>
                <w:szCs w:val="20"/>
              </w:rPr>
            </w:pPr>
            <w:r>
              <w:rPr>
                <w:rFonts w:ascii="宋体" w:hAnsi="宋体" w:eastAsia="宋体" w:cs="宋体"/>
                <w:kern w:val="0"/>
                <w:sz w:val="20"/>
                <w:szCs w:val="20"/>
                <w:lang w:bidi="ar"/>
              </w:rPr>
              <w:t>浙江工商大学</w:t>
            </w:r>
          </w:p>
        </w:tc>
      </w:tr>
      <w:tr w14:paraId="2A51AD84">
        <w:tblPrEx>
          <w:tblCellMar>
            <w:top w:w="15" w:type="dxa"/>
            <w:left w:w="15" w:type="dxa"/>
            <w:bottom w:w="15" w:type="dxa"/>
            <w:right w:w="15" w:type="dxa"/>
          </w:tblCellMar>
        </w:tblPrEx>
        <w:trPr>
          <w:jc w:val="center"/>
        </w:trPr>
        <w:tc>
          <w:tcPr>
            <w:tcW w:w="2341" w:type="dxa"/>
            <w:vMerge w:val="continue"/>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58F0A676">
            <w:pPr>
              <w:snapToGrid w:val="0"/>
              <w:jc w:val="center"/>
              <w:rPr>
                <w:rFonts w:ascii="宋体" w:eastAsia="宋体"/>
                <w:sz w:val="20"/>
                <w:szCs w:val="20"/>
              </w:rPr>
            </w:pPr>
          </w:p>
        </w:tc>
        <w:tc>
          <w:tcPr>
            <w:tcW w:w="1069" w:type="dxa"/>
            <w:vMerge w:val="restart"/>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232EEA6A">
            <w:pPr>
              <w:widowControl/>
              <w:snapToGrid w:val="0"/>
              <w:jc w:val="left"/>
              <w:textAlignment w:val="top"/>
              <w:rPr>
                <w:rFonts w:ascii="宋体" w:eastAsia="宋体"/>
                <w:sz w:val="20"/>
                <w:szCs w:val="20"/>
              </w:rPr>
            </w:pPr>
            <w:r>
              <w:rPr>
                <w:rFonts w:ascii="宋体" w:hAnsi="宋体" w:eastAsia="宋体" w:cs="宋体"/>
                <w:kern w:val="0"/>
                <w:sz w:val="20"/>
                <w:szCs w:val="20"/>
                <w:lang w:bidi="ar"/>
              </w:rPr>
              <w:t>第二学期</w:t>
            </w:r>
          </w:p>
        </w:tc>
        <w:tc>
          <w:tcPr>
            <w:tcW w:w="212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59E3AD69">
            <w:pPr>
              <w:widowControl/>
              <w:snapToGrid w:val="0"/>
              <w:jc w:val="center"/>
              <w:textAlignment w:val="top"/>
              <w:rPr>
                <w:rFonts w:ascii="宋体" w:eastAsia="宋体"/>
                <w:sz w:val="20"/>
                <w:szCs w:val="20"/>
              </w:rPr>
            </w:pPr>
            <w:r>
              <w:rPr>
                <w:rFonts w:ascii="宋体" w:hAnsi="宋体" w:eastAsia="宋体" w:cs="宋体"/>
                <w:kern w:val="0"/>
                <w:sz w:val="20"/>
                <w:szCs w:val="20"/>
                <w:lang w:bidi="ar"/>
              </w:rPr>
              <w:t>嵌入式系统和传感器</w:t>
            </w:r>
          </w:p>
        </w:tc>
        <w:tc>
          <w:tcPr>
            <w:tcW w:w="63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0E808B3C">
            <w:pPr>
              <w:widowControl/>
              <w:snapToGrid w:val="0"/>
              <w:jc w:val="left"/>
              <w:textAlignment w:val="top"/>
              <w:rPr>
                <w:rFonts w:ascii="宋体" w:eastAsia="宋体"/>
                <w:sz w:val="20"/>
                <w:szCs w:val="20"/>
              </w:rPr>
            </w:pPr>
            <w:r>
              <w:rPr>
                <w:rFonts w:ascii="宋体" w:hAnsi="宋体" w:eastAsia="宋体" w:cs="宋体"/>
                <w:kern w:val="0"/>
                <w:sz w:val="20"/>
                <w:szCs w:val="20"/>
                <w:lang w:bidi="ar"/>
              </w:rPr>
              <w:t>15</w:t>
            </w:r>
          </w:p>
        </w:tc>
        <w:tc>
          <w:tcPr>
            <w:tcW w:w="1486"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746A3A76">
            <w:pPr>
              <w:widowControl/>
              <w:snapToGrid w:val="0"/>
              <w:jc w:val="center"/>
              <w:textAlignment w:val="top"/>
              <w:rPr>
                <w:rFonts w:ascii="宋体" w:eastAsia="宋体"/>
                <w:sz w:val="20"/>
                <w:szCs w:val="20"/>
              </w:rPr>
            </w:pPr>
            <w:r>
              <w:rPr>
                <w:rFonts w:ascii="宋体" w:hAnsi="宋体" w:eastAsia="宋体" w:cs="宋体"/>
                <w:kern w:val="0"/>
                <w:sz w:val="20"/>
                <w:szCs w:val="20"/>
                <w:lang w:bidi="ar"/>
              </w:rPr>
              <w:t>浙江工商大学</w:t>
            </w:r>
          </w:p>
        </w:tc>
      </w:tr>
      <w:tr w14:paraId="64DF9AB0">
        <w:tblPrEx>
          <w:tblCellMar>
            <w:top w:w="15" w:type="dxa"/>
            <w:left w:w="15" w:type="dxa"/>
            <w:bottom w:w="15" w:type="dxa"/>
            <w:right w:w="15" w:type="dxa"/>
          </w:tblCellMar>
        </w:tblPrEx>
        <w:trPr>
          <w:jc w:val="center"/>
        </w:trPr>
        <w:tc>
          <w:tcPr>
            <w:tcW w:w="2341" w:type="dxa"/>
            <w:vMerge w:val="continue"/>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1A7A62F8">
            <w:pPr>
              <w:snapToGrid w:val="0"/>
              <w:jc w:val="center"/>
              <w:rPr>
                <w:rFonts w:ascii="宋体" w:eastAsia="宋体"/>
                <w:sz w:val="20"/>
                <w:szCs w:val="20"/>
              </w:rPr>
            </w:pPr>
          </w:p>
        </w:tc>
        <w:tc>
          <w:tcPr>
            <w:tcW w:w="1069" w:type="dxa"/>
            <w:vMerge w:val="continue"/>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6433788B">
            <w:pPr>
              <w:snapToGrid w:val="0"/>
              <w:jc w:val="left"/>
              <w:rPr>
                <w:rFonts w:ascii="宋体" w:eastAsia="宋体"/>
                <w:sz w:val="20"/>
                <w:szCs w:val="20"/>
              </w:rPr>
            </w:pPr>
          </w:p>
        </w:tc>
        <w:tc>
          <w:tcPr>
            <w:tcW w:w="212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25A44C08">
            <w:pPr>
              <w:widowControl/>
              <w:snapToGrid w:val="0"/>
              <w:jc w:val="center"/>
              <w:textAlignment w:val="top"/>
              <w:rPr>
                <w:rFonts w:ascii="宋体" w:eastAsia="宋体"/>
                <w:sz w:val="20"/>
                <w:szCs w:val="20"/>
              </w:rPr>
            </w:pPr>
            <w:r>
              <w:rPr>
                <w:rFonts w:ascii="宋体" w:hAnsi="宋体" w:eastAsia="宋体" w:cs="宋体"/>
                <w:kern w:val="0"/>
                <w:sz w:val="20"/>
                <w:szCs w:val="20"/>
                <w:lang w:bidi="ar"/>
              </w:rPr>
              <w:t>图像处理</w:t>
            </w:r>
          </w:p>
        </w:tc>
        <w:tc>
          <w:tcPr>
            <w:tcW w:w="63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2B059916">
            <w:pPr>
              <w:widowControl/>
              <w:snapToGrid w:val="0"/>
              <w:jc w:val="left"/>
              <w:textAlignment w:val="top"/>
              <w:rPr>
                <w:rFonts w:ascii="宋体" w:eastAsia="宋体"/>
                <w:sz w:val="20"/>
                <w:szCs w:val="20"/>
              </w:rPr>
            </w:pPr>
            <w:r>
              <w:rPr>
                <w:rFonts w:ascii="宋体" w:hAnsi="宋体" w:eastAsia="宋体" w:cs="宋体"/>
                <w:kern w:val="0"/>
                <w:sz w:val="20"/>
                <w:szCs w:val="20"/>
                <w:lang w:bidi="ar"/>
              </w:rPr>
              <w:t>15</w:t>
            </w:r>
          </w:p>
        </w:tc>
        <w:tc>
          <w:tcPr>
            <w:tcW w:w="1486"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10CEB417">
            <w:pPr>
              <w:widowControl/>
              <w:snapToGrid w:val="0"/>
              <w:jc w:val="center"/>
              <w:textAlignment w:val="top"/>
              <w:rPr>
                <w:rFonts w:ascii="宋体" w:eastAsia="宋体"/>
                <w:sz w:val="20"/>
                <w:szCs w:val="20"/>
              </w:rPr>
            </w:pPr>
            <w:r>
              <w:rPr>
                <w:rFonts w:ascii="宋体" w:hAnsi="宋体" w:eastAsia="宋体" w:cs="宋体"/>
                <w:kern w:val="0"/>
                <w:sz w:val="20"/>
                <w:szCs w:val="20"/>
                <w:lang w:bidi="ar"/>
              </w:rPr>
              <w:t>浙江工商大学</w:t>
            </w:r>
          </w:p>
        </w:tc>
      </w:tr>
      <w:tr w14:paraId="18D3BA90">
        <w:tblPrEx>
          <w:tblCellMar>
            <w:top w:w="15" w:type="dxa"/>
            <w:left w:w="15" w:type="dxa"/>
            <w:bottom w:w="15" w:type="dxa"/>
            <w:right w:w="15" w:type="dxa"/>
          </w:tblCellMar>
        </w:tblPrEx>
        <w:trPr>
          <w:jc w:val="center"/>
        </w:trPr>
        <w:tc>
          <w:tcPr>
            <w:tcW w:w="2341" w:type="dxa"/>
            <w:vMerge w:val="continue"/>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713E44F3">
            <w:pPr>
              <w:snapToGrid w:val="0"/>
              <w:jc w:val="center"/>
              <w:rPr>
                <w:rFonts w:ascii="宋体" w:eastAsia="宋体"/>
                <w:sz w:val="20"/>
                <w:szCs w:val="20"/>
              </w:rPr>
            </w:pPr>
          </w:p>
        </w:tc>
        <w:tc>
          <w:tcPr>
            <w:tcW w:w="1069" w:type="dxa"/>
            <w:vMerge w:val="continue"/>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7CE81782">
            <w:pPr>
              <w:snapToGrid w:val="0"/>
              <w:jc w:val="left"/>
              <w:rPr>
                <w:rFonts w:ascii="宋体" w:eastAsia="宋体"/>
                <w:sz w:val="20"/>
                <w:szCs w:val="20"/>
              </w:rPr>
            </w:pPr>
          </w:p>
        </w:tc>
        <w:tc>
          <w:tcPr>
            <w:tcW w:w="212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6EDAD261">
            <w:pPr>
              <w:widowControl/>
              <w:snapToGrid w:val="0"/>
              <w:jc w:val="center"/>
              <w:textAlignment w:val="top"/>
              <w:rPr>
                <w:rFonts w:ascii="宋体" w:eastAsia="宋体"/>
                <w:sz w:val="20"/>
                <w:szCs w:val="20"/>
              </w:rPr>
            </w:pPr>
            <w:r>
              <w:rPr>
                <w:rFonts w:ascii="宋体" w:hAnsi="宋体" w:eastAsia="宋体" w:cs="宋体"/>
                <w:kern w:val="0"/>
                <w:sz w:val="20"/>
                <w:szCs w:val="20"/>
                <w:lang w:bidi="ar"/>
              </w:rPr>
              <w:t>机器人设计与实现</w:t>
            </w:r>
          </w:p>
        </w:tc>
        <w:tc>
          <w:tcPr>
            <w:tcW w:w="63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5BC5D2B1">
            <w:pPr>
              <w:widowControl/>
              <w:snapToGrid w:val="0"/>
              <w:jc w:val="left"/>
              <w:textAlignment w:val="top"/>
              <w:rPr>
                <w:rFonts w:ascii="宋体" w:eastAsia="宋体"/>
                <w:sz w:val="20"/>
                <w:szCs w:val="20"/>
              </w:rPr>
            </w:pPr>
            <w:r>
              <w:rPr>
                <w:rFonts w:ascii="宋体" w:hAnsi="宋体" w:eastAsia="宋体" w:cs="宋体"/>
                <w:kern w:val="0"/>
                <w:sz w:val="20"/>
                <w:szCs w:val="20"/>
                <w:lang w:bidi="ar"/>
              </w:rPr>
              <w:t>15</w:t>
            </w:r>
          </w:p>
        </w:tc>
        <w:tc>
          <w:tcPr>
            <w:tcW w:w="1486"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4F30A917">
            <w:pPr>
              <w:widowControl/>
              <w:snapToGrid w:val="0"/>
              <w:jc w:val="center"/>
              <w:textAlignment w:val="top"/>
              <w:rPr>
                <w:rFonts w:ascii="宋体" w:eastAsia="宋体"/>
                <w:sz w:val="20"/>
                <w:szCs w:val="20"/>
              </w:rPr>
            </w:pPr>
            <w:r>
              <w:rPr>
                <w:rFonts w:ascii="宋体" w:hAnsi="宋体" w:eastAsia="宋体" w:cs="宋体"/>
                <w:kern w:val="0"/>
                <w:sz w:val="20"/>
                <w:szCs w:val="20"/>
                <w:lang w:bidi="ar"/>
              </w:rPr>
              <w:t>萨塞克斯大学</w:t>
            </w:r>
          </w:p>
        </w:tc>
      </w:tr>
      <w:tr w14:paraId="1893C970">
        <w:tblPrEx>
          <w:tblCellMar>
            <w:top w:w="15" w:type="dxa"/>
            <w:left w:w="15" w:type="dxa"/>
            <w:bottom w:w="15" w:type="dxa"/>
            <w:right w:w="15" w:type="dxa"/>
          </w:tblCellMar>
        </w:tblPrEx>
        <w:trPr>
          <w:jc w:val="center"/>
        </w:trPr>
        <w:tc>
          <w:tcPr>
            <w:tcW w:w="2341" w:type="dxa"/>
            <w:vMerge w:val="continue"/>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0DA8ECAC">
            <w:pPr>
              <w:snapToGrid w:val="0"/>
              <w:jc w:val="center"/>
              <w:rPr>
                <w:rFonts w:ascii="宋体" w:eastAsia="宋体"/>
                <w:sz w:val="20"/>
                <w:szCs w:val="20"/>
              </w:rPr>
            </w:pPr>
          </w:p>
        </w:tc>
        <w:tc>
          <w:tcPr>
            <w:tcW w:w="1069" w:type="dxa"/>
            <w:vMerge w:val="continue"/>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248C4B77">
            <w:pPr>
              <w:snapToGrid w:val="0"/>
              <w:jc w:val="left"/>
              <w:rPr>
                <w:rFonts w:ascii="宋体" w:eastAsia="宋体"/>
                <w:sz w:val="20"/>
                <w:szCs w:val="20"/>
              </w:rPr>
            </w:pPr>
          </w:p>
        </w:tc>
        <w:tc>
          <w:tcPr>
            <w:tcW w:w="212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3537EAEC">
            <w:pPr>
              <w:widowControl/>
              <w:snapToGrid w:val="0"/>
              <w:jc w:val="center"/>
              <w:textAlignment w:val="top"/>
              <w:rPr>
                <w:rFonts w:ascii="宋体" w:eastAsia="宋体"/>
                <w:sz w:val="20"/>
                <w:szCs w:val="20"/>
              </w:rPr>
            </w:pPr>
            <w:r>
              <w:rPr>
                <w:rFonts w:ascii="宋体" w:hAnsi="宋体" w:eastAsia="宋体" w:cs="宋体"/>
                <w:kern w:val="0"/>
                <w:sz w:val="20"/>
                <w:szCs w:val="20"/>
                <w:lang w:bidi="ar"/>
              </w:rPr>
              <w:t>应用机器学习</w:t>
            </w:r>
          </w:p>
        </w:tc>
        <w:tc>
          <w:tcPr>
            <w:tcW w:w="63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3D3C3FA5">
            <w:pPr>
              <w:widowControl/>
              <w:snapToGrid w:val="0"/>
              <w:jc w:val="left"/>
              <w:textAlignment w:val="top"/>
              <w:rPr>
                <w:rFonts w:ascii="宋体" w:eastAsia="宋体"/>
                <w:sz w:val="20"/>
                <w:szCs w:val="20"/>
              </w:rPr>
            </w:pPr>
            <w:r>
              <w:rPr>
                <w:rFonts w:ascii="宋体" w:hAnsi="宋体" w:eastAsia="宋体" w:cs="宋体"/>
                <w:kern w:val="0"/>
                <w:sz w:val="20"/>
                <w:szCs w:val="20"/>
                <w:lang w:bidi="ar"/>
              </w:rPr>
              <w:t>15</w:t>
            </w:r>
          </w:p>
        </w:tc>
        <w:tc>
          <w:tcPr>
            <w:tcW w:w="1486"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4B626399">
            <w:pPr>
              <w:widowControl/>
              <w:snapToGrid w:val="0"/>
              <w:jc w:val="center"/>
              <w:textAlignment w:val="top"/>
              <w:rPr>
                <w:rFonts w:ascii="宋体" w:eastAsia="宋体"/>
                <w:sz w:val="20"/>
                <w:szCs w:val="20"/>
              </w:rPr>
            </w:pPr>
            <w:r>
              <w:rPr>
                <w:rFonts w:ascii="宋体" w:hAnsi="宋体" w:eastAsia="宋体" w:cs="宋体"/>
                <w:kern w:val="0"/>
                <w:sz w:val="20"/>
                <w:szCs w:val="20"/>
                <w:lang w:bidi="ar"/>
              </w:rPr>
              <w:t>萨塞克斯大学</w:t>
            </w:r>
          </w:p>
        </w:tc>
      </w:tr>
      <w:tr w14:paraId="47FEB77F">
        <w:tblPrEx>
          <w:tblCellMar>
            <w:top w:w="15" w:type="dxa"/>
            <w:left w:w="15" w:type="dxa"/>
            <w:bottom w:w="15" w:type="dxa"/>
            <w:right w:w="15" w:type="dxa"/>
          </w:tblCellMar>
        </w:tblPrEx>
        <w:trPr>
          <w:jc w:val="center"/>
        </w:trPr>
        <w:tc>
          <w:tcPr>
            <w:tcW w:w="2341" w:type="dxa"/>
            <w:vMerge w:val="continue"/>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78A393E4">
            <w:pPr>
              <w:snapToGrid w:val="0"/>
              <w:jc w:val="center"/>
              <w:rPr>
                <w:rFonts w:ascii="宋体" w:eastAsia="宋体"/>
                <w:sz w:val="20"/>
                <w:szCs w:val="20"/>
              </w:rPr>
            </w:pPr>
          </w:p>
        </w:tc>
        <w:tc>
          <w:tcPr>
            <w:tcW w:w="1069"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366D9999">
            <w:pPr>
              <w:widowControl/>
              <w:snapToGrid w:val="0"/>
              <w:jc w:val="left"/>
              <w:textAlignment w:val="top"/>
              <w:rPr>
                <w:rFonts w:ascii="宋体" w:eastAsia="宋体"/>
                <w:sz w:val="20"/>
                <w:szCs w:val="20"/>
              </w:rPr>
            </w:pPr>
            <w:r>
              <w:rPr>
                <w:rFonts w:ascii="宋体" w:hAnsi="宋体" w:eastAsia="宋体" w:cs="宋体"/>
                <w:kern w:val="0"/>
                <w:sz w:val="20"/>
                <w:szCs w:val="20"/>
                <w:lang w:bidi="ar"/>
              </w:rPr>
              <w:t>第三学期</w:t>
            </w:r>
          </w:p>
        </w:tc>
        <w:tc>
          <w:tcPr>
            <w:tcW w:w="212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25AA6185">
            <w:pPr>
              <w:widowControl/>
              <w:snapToGrid w:val="0"/>
              <w:jc w:val="center"/>
              <w:textAlignment w:val="top"/>
              <w:rPr>
                <w:rFonts w:ascii="宋体" w:eastAsia="宋体"/>
                <w:sz w:val="20"/>
                <w:szCs w:val="20"/>
              </w:rPr>
            </w:pPr>
            <w:r>
              <w:rPr>
                <w:rFonts w:ascii="宋体" w:hAnsi="宋体" w:eastAsia="宋体" w:cs="宋体"/>
                <w:kern w:val="0"/>
                <w:sz w:val="20"/>
                <w:szCs w:val="20"/>
                <w:lang w:bidi="ar"/>
              </w:rPr>
              <w:t>自适应系统</w:t>
            </w:r>
          </w:p>
        </w:tc>
        <w:tc>
          <w:tcPr>
            <w:tcW w:w="63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146BE41D">
            <w:pPr>
              <w:widowControl/>
              <w:snapToGrid w:val="0"/>
              <w:jc w:val="left"/>
              <w:textAlignment w:val="top"/>
              <w:rPr>
                <w:rFonts w:ascii="宋体" w:eastAsia="宋体"/>
                <w:sz w:val="20"/>
                <w:szCs w:val="20"/>
              </w:rPr>
            </w:pPr>
            <w:r>
              <w:rPr>
                <w:rFonts w:ascii="宋体" w:hAnsi="宋体" w:eastAsia="宋体" w:cs="宋体"/>
                <w:kern w:val="0"/>
                <w:sz w:val="20"/>
                <w:szCs w:val="20"/>
                <w:lang w:bidi="ar"/>
              </w:rPr>
              <w:t>15</w:t>
            </w:r>
          </w:p>
        </w:tc>
        <w:tc>
          <w:tcPr>
            <w:tcW w:w="1486"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0A1AFA3D">
            <w:pPr>
              <w:widowControl/>
              <w:snapToGrid w:val="0"/>
              <w:jc w:val="center"/>
              <w:textAlignment w:val="top"/>
              <w:rPr>
                <w:rFonts w:ascii="宋体" w:eastAsia="宋体"/>
                <w:sz w:val="20"/>
                <w:szCs w:val="20"/>
              </w:rPr>
            </w:pPr>
            <w:r>
              <w:rPr>
                <w:rFonts w:ascii="宋体" w:hAnsi="宋体" w:eastAsia="宋体" w:cs="宋体"/>
                <w:kern w:val="0"/>
                <w:sz w:val="20"/>
                <w:szCs w:val="20"/>
                <w:lang w:bidi="ar"/>
              </w:rPr>
              <w:t>萨塞克斯大学</w:t>
            </w:r>
          </w:p>
        </w:tc>
      </w:tr>
      <w:tr w14:paraId="1533E5D1">
        <w:tblPrEx>
          <w:tblCellMar>
            <w:top w:w="15" w:type="dxa"/>
            <w:left w:w="15" w:type="dxa"/>
            <w:bottom w:w="15" w:type="dxa"/>
            <w:right w:w="15" w:type="dxa"/>
          </w:tblCellMar>
        </w:tblPrEx>
        <w:trPr>
          <w:jc w:val="center"/>
        </w:trPr>
        <w:tc>
          <w:tcPr>
            <w:tcW w:w="2341" w:type="dxa"/>
            <w:vMerge w:val="restart"/>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11D26BF7">
            <w:pPr>
              <w:widowControl/>
              <w:snapToGrid w:val="0"/>
              <w:jc w:val="center"/>
              <w:textAlignment w:val="top"/>
              <w:rPr>
                <w:rFonts w:ascii="宋体" w:eastAsia="宋体"/>
                <w:sz w:val="20"/>
                <w:szCs w:val="20"/>
              </w:rPr>
            </w:pPr>
            <w:r>
              <w:rPr>
                <w:rFonts w:ascii="宋体" w:hAnsi="宋体" w:eastAsia="宋体" w:cs="宋体"/>
                <w:kern w:val="0"/>
                <w:sz w:val="20"/>
                <w:szCs w:val="20"/>
                <w:lang w:bidi="ar"/>
              </w:rPr>
              <w:t>高级人工智能</w:t>
            </w:r>
          </w:p>
        </w:tc>
        <w:tc>
          <w:tcPr>
            <w:tcW w:w="1069" w:type="dxa"/>
            <w:vMerge w:val="restart"/>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50849AA0">
            <w:pPr>
              <w:widowControl/>
              <w:snapToGrid w:val="0"/>
              <w:jc w:val="left"/>
              <w:textAlignment w:val="top"/>
              <w:rPr>
                <w:rFonts w:ascii="宋体" w:eastAsia="宋体"/>
                <w:sz w:val="20"/>
                <w:szCs w:val="20"/>
              </w:rPr>
            </w:pPr>
            <w:r>
              <w:rPr>
                <w:rFonts w:ascii="宋体" w:hAnsi="宋体" w:eastAsia="宋体" w:cs="宋体"/>
                <w:kern w:val="0"/>
                <w:sz w:val="20"/>
                <w:szCs w:val="20"/>
                <w:lang w:bidi="ar"/>
              </w:rPr>
              <w:t>第一学期</w:t>
            </w:r>
          </w:p>
        </w:tc>
        <w:tc>
          <w:tcPr>
            <w:tcW w:w="212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0A2CD94D">
            <w:pPr>
              <w:widowControl/>
              <w:snapToGrid w:val="0"/>
              <w:jc w:val="center"/>
              <w:textAlignment w:val="top"/>
              <w:rPr>
                <w:rFonts w:ascii="宋体" w:eastAsia="宋体"/>
                <w:sz w:val="20"/>
                <w:szCs w:val="20"/>
              </w:rPr>
            </w:pPr>
            <w:r>
              <w:rPr>
                <w:rFonts w:ascii="宋体" w:eastAsia="宋体"/>
                <w:sz w:val="20"/>
                <w:szCs w:val="20"/>
                <w:lang w:val="en-US" w:eastAsia="zh-CN"/>
              </w:rPr>
              <w:t>数据科学概论</w:t>
            </w:r>
          </w:p>
        </w:tc>
        <w:tc>
          <w:tcPr>
            <w:tcW w:w="63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75990509">
            <w:pPr>
              <w:widowControl/>
              <w:snapToGrid w:val="0"/>
              <w:jc w:val="left"/>
              <w:textAlignment w:val="top"/>
              <w:rPr>
                <w:rFonts w:ascii="宋体" w:eastAsia="宋体"/>
                <w:sz w:val="20"/>
                <w:szCs w:val="20"/>
              </w:rPr>
            </w:pPr>
            <w:r>
              <w:rPr>
                <w:rFonts w:ascii="宋体" w:hAnsi="宋体" w:eastAsia="宋体" w:cs="宋体"/>
                <w:kern w:val="0"/>
                <w:sz w:val="20"/>
                <w:szCs w:val="20"/>
                <w:lang w:bidi="ar"/>
              </w:rPr>
              <w:t>15</w:t>
            </w:r>
          </w:p>
        </w:tc>
        <w:tc>
          <w:tcPr>
            <w:tcW w:w="1486"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0A630E9A">
            <w:pPr>
              <w:widowControl/>
              <w:snapToGrid w:val="0"/>
              <w:jc w:val="center"/>
              <w:textAlignment w:val="top"/>
              <w:rPr>
                <w:rFonts w:ascii="宋体" w:eastAsia="宋体"/>
                <w:sz w:val="20"/>
                <w:szCs w:val="20"/>
              </w:rPr>
            </w:pPr>
            <w:r>
              <w:rPr>
                <w:rFonts w:ascii="宋体" w:hAnsi="宋体" w:eastAsia="宋体" w:cs="宋体"/>
                <w:kern w:val="0"/>
                <w:sz w:val="20"/>
                <w:szCs w:val="20"/>
                <w:lang w:bidi="ar"/>
              </w:rPr>
              <w:t>浙江工商大学</w:t>
            </w:r>
          </w:p>
        </w:tc>
      </w:tr>
      <w:tr w14:paraId="126C7587">
        <w:tblPrEx>
          <w:tblCellMar>
            <w:top w:w="15" w:type="dxa"/>
            <w:left w:w="15" w:type="dxa"/>
            <w:bottom w:w="15" w:type="dxa"/>
            <w:right w:w="15" w:type="dxa"/>
          </w:tblCellMar>
        </w:tblPrEx>
        <w:trPr>
          <w:jc w:val="center"/>
        </w:trPr>
        <w:tc>
          <w:tcPr>
            <w:tcW w:w="2341" w:type="dxa"/>
            <w:vMerge w:val="continue"/>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03043B6D">
            <w:pPr>
              <w:snapToGrid w:val="0"/>
              <w:jc w:val="center"/>
              <w:rPr>
                <w:rFonts w:ascii="宋体" w:eastAsia="宋体"/>
                <w:sz w:val="20"/>
                <w:szCs w:val="20"/>
              </w:rPr>
            </w:pPr>
          </w:p>
        </w:tc>
        <w:tc>
          <w:tcPr>
            <w:tcW w:w="1069" w:type="dxa"/>
            <w:vMerge w:val="continue"/>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5468766D">
            <w:pPr>
              <w:snapToGrid w:val="0"/>
              <w:jc w:val="left"/>
              <w:rPr>
                <w:rFonts w:ascii="宋体" w:eastAsia="宋体"/>
                <w:sz w:val="20"/>
                <w:szCs w:val="20"/>
              </w:rPr>
            </w:pPr>
          </w:p>
        </w:tc>
        <w:tc>
          <w:tcPr>
            <w:tcW w:w="212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4694056C">
            <w:pPr>
              <w:widowControl/>
              <w:snapToGrid w:val="0"/>
              <w:jc w:val="center"/>
              <w:textAlignment w:val="top"/>
              <w:rPr>
                <w:rFonts w:ascii="宋体" w:eastAsia="宋体"/>
                <w:sz w:val="20"/>
                <w:szCs w:val="20"/>
              </w:rPr>
            </w:pPr>
            <w:r>
              <w:rPr>
                <w:rFonts w:ascii="宋体" w:eastAsia="宋体"/>
                <w:sz w:val="20"/>
                <w:szCs w:val="20"/>
              </w:rPr>
              <w:t>算法视角下的数学</w:t>
            </w:r>
          </w:p>
        </w:tc>
        <w:tc>
          <w:tcPr>
            <w:tcW w:w="63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37A0D833">
            <w:pPr>
              <w:widowControl/>
              <w:snapToGrid w:val="0"/>
              <w:jc w:val="left"/>
              <w:textAlignment w:val="top"/>
              <w:rPr>
                <w:rFonts w:ascii="宋体" w:eastAsia="宋体"/>
                <w:sz w:val="20"/>
                <w:szCs w:val="20"/>
              </w:rPr>
            </w:pPr>
            <w:r>
              <w:rPr>
                <w:rFonts w:ascii="宋体" w:hAnsi="宋体" w:eastAsia="宋体" w:cs="宋体"/>
                <w:kern w:val="0"/>
                <w:sz w:val="20"/>
                <w:szCs w:val="20"/>
                <w:lang w:bidi="ar"/>
              </w:rPr>
              <w:t>15</w:t>
            </w:r>
          </w:p>
        </w:tc>
        <w:tc>
          <w:tcPr>
            <w:tcW w:w="1486"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3092FFCF">
            <w:pPr>
              <w:widowControl/>
              <w:snapToGrid w:val="0"/>
              <w:jc w:val="center"/>
              <w:textAlignment w:val="top"/>
              <w:rPr>
                <w:rFonts w:ascii="宋体" w:eastAsia="宋体"/>
                <w:sz w:val="20"/>
                <w:szCs w:val="20"/>
              </w:rPr>
            </w:pPr>
            <w:r>
              <w:rPr>
                <w:rFonts w:ascii="宋体" w:hAnsi="宋体" w:eastAsia="宋体" w:cs="宋体"/>
                <w:kern w:val="0"/>
                <w:sz w:val="20"/>
                <w:szCs w:val="20"/>
                <w:lang w:bidi="ar"/>
              </w:rPr>
              <w:t>浙江工商大学</w:t>
            </w:r>
          </w:p>
        </w:tc>
      </w:tr>
      <w:tr w14:paraId="5EBC816D">
        <w:tblPrEx>
          <w:tblCellMar>
            <w:top w:w="15" w:type="dxa"/>
            <w:left w:w="15" w:type="dxa"/>
            <w:bottom w:w="15" w:type="dxa"/>
            <w:right w:w="15" w:type="dxa"/>
          </w:tblCellMar>
        </w:tblPrEx>
        <w:trPr>
          <w:jc w:val="center"/>
        </w:trPr>
        <w:tc>
          <w:tcPr>
            <w:tcW w:w="2341" w:type="dxa"/>
            <w:vMerge w:val="continue"/>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65E580E6">
            <w:pPr>
              <w:snapToGrid w:val="0"/>
              <w:jc w:val="center"/>
              <w:rPr>
                <w:rFonts w:ascii="宋体" w:eastAsia="宋体"/>
                <w:sz w:val="20"/>
                <w:szCs w:val="20"/>
              </w:rPr>
            </w:pPr>
          </w:p>
        </w:tc>
        <w:tc>
          <w:tcPr>
            <w:tcW w:w="1069" w:type="dxa"/>
            <w:vMerge w:val="continue"/>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308EF4FC">
            <w:pPr>
              <w:snapToGrid w:val="0"/>
              <w:jc w:val="left"/>
              <w:rPr>
                <w:rFonts w:ascii="宋体" w:eastAsia="宋体"/>
                <w:sz w:val="20"/>
                <w:szCs w:val="20"/>
              </w:rPr>
            </w:pPr>
          </w:p>
        </w:tc>
        <w:tc>
          <w:tcPr>
            <w:tcW w:w="212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775943EE">
            <w:pPr>
              <w:widowControl/>
              <w:snapToGrid w:val="0"/>
              <w:jc w:val="center"/>
              <w:textAlignment w:val="top"/>
              <w:rPr>
                <w:rFonts w:ascii="宋体" w:eastAsia="宋体"/>
                <w:sz w:val="20"/>
                <w:szCs w:val="20"/>
              </w:rPr>
            </w:pPr>
            <w:r>
              <w:rPr>
                <w:rFonts w:ascii="宋体" w:hAnsi="宋体" w:eastAsia="宋体" w:cs="宋体"/>
                <w:kern w:val="0"/>
                <w:sz w:val="20"/>
                <w:szCs w:val="20"/>
                <w:lang w:bidi="ar"/>
              </w:rPr>
              <w:t>动物和机器智能</w:t>
            </w:r>
          </w:p>
        </w:tc>
        <w:tc>
          <w:tcPr>
            <w:tcW w:w="63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3690003E">
            <w:pPr>
              <w:widowControl/>
              <w:snapToGrid w:val="0"/>
              <w:jc w:val="left"/>
              <w:textAlignment w:val="top"/>
              <w:rPr>
                <w:rFonts w:ascii="宋体" w:eastAsia="宋体"/>
                <w:sz w:val="20"/>
                <w:szCs w:val="20"/>
              </w:rPr>
            </w:pPr>
            <w:r>
              <w:rPr>
                <w:rFonts w:ascii="宋体" w:hAnsi="宋体" w:eastAsia="宋体" w:cs="宋体"/>
                <w:kern w:val="0"/>
                <w:sz w:val="20"/>
                <w:szCs w:val="20"/>
                <w:lang w:bidi="ar"/>
              </w:rPr>
              <w:t>15</w:t>
            </w:r>
          </w:p>
        </w:tc>
        <w:tc>
          <w:tcPr>
            <w:tcW w:w="1486"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4D660AE3">
            <w:pPr>
              <w:widowControl/>
              <w:snapToGrid w:val="0"/>
              <w:jc w:val="center"/>
              <w:textAlignment w:val="top"/>
              <w:rPr>
                <w:rFonts w:ascii="宋体" w:eastAsia="宋体"/>
                <w:sz w:val="20"/>
                <w:szCs w:val="20"/>
              </w:rPr>
            </w:pPr>
            <w:r>
              <w:rPr>
                <w:rFonts w:ascii="宋体" w:hAnsi="宋体" w:eastAsia="宋体" w:cs="宋体"/>
                <w:kern w:val="0"/>
                <w:sz w:val="20"/>
                <w:szCs w:val="20"/>
                <w:lang w:bidi="ar"/>
              </w:rPr>
              <w:t>萨塞克斯大学</w:t>
            </w:r>
          </w:p>
        </w:tc>
      </w:tr>
      <w:tr w14:paraId="3A70B066">
        <w:tblPrEx>
          <w:tblCellMar>
            <w:top w:w="15" w:type="dxa"/>
            <w:left w:w="15" w:type="dxa"/>
            <w:bottom w:w="15" w:type="dxa"/>
            <w:right w:w="15" w:type="dxa"/>
          </w:tblCellMar>
        </w:tblPrEx>
        <w:trPr>
          <w:jc w:val="center"/>
        </w:trPr>
        <w:tc>
          <w:tcPr>
            <w:tcW w:w="2341" w:type="dxa"/>
            <w:vMerge w:val="continue"/>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00BE2012">
            <w:pPr>
              <w:snapToGrid w:val="0"/>
              <w:jc w:val="center"/>
              <w:rPr>
                <w:rFonts w:ascii="宋体" w:eastAsia="宋体"/>
                <w:sz w:val="20"/>
                <w:szCs w:val="20"/>
              </w:rPr>
            </w:pPr>
          </w:p>
        </w:tc>
        <w:tc>
          <w:tcPr>
            <w:tcW w:w="1069" w:type="dxa"/>
            <w:vMerge w:val="restart"/>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18E1147B">
            <w:pPr>
              <w:widowControl/>
              <w:snapToGrid w:val="0"/>
              <w:jc w:val="left"/>
              <w:textAlignment w:val="top"/>
              <w:rPr>
                <w:rFonts w:ascii="宋体" w:eastAsia="宋体"/>
                <w:sz w:val="20"/>
                <w:szCs w:val="20"/>
              </w:rPr>
            </w:pPr>
            <w:r>
              <w:rPr>
                <w:rFonts w:ascii="宋体" w:hAnsi="宋体" w:eastAsia="宋体" w:cs="宋体"/>
                <w:kern w:val="0"/>
                <w:sz w:val="20"/>
                <w:szCs w:val="20"/>
                <w:lang w:bidi="ar"/>
              </w:rPr>
              <w:t>第二学期</w:t>
            </w:r>
          </w:p>
        </w:tc>
        <w:tc>
          <w:tcPr>
            <w:tcW w:w="212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0DDB602B">
            <w:pPr>
              <w:widowControl/>
              <w:snapToGrid w:val="0"/>
              <w:jc w:val="center"/>
              <w:textAlignment w:val="top"/>
              <w:rPr>
                <w:rFonts w:ascii="宋体" w:eastAsia="宋体"/>
                <w:sz w:val="20"/>
                <w:szCs w:val="20"/>
              </w:rPr>
            </w:pPr>
            <w:r>
              <w:rPr>
                <w:rFonts w:ascii="宋体" w:hAnsi="宋体" w:eastAsia="宋体" w:cs="宋体"/>
                <w:kern w:val="0"/>
                <w:sz w:val="20"/>
                <w:szCs w:val="20"/>
                <w:lang w:bidi="ar"/>
              </w:rPr>
              <w:t>图像处理</w:t>
            </w:r>
          </w:p>
        </w:tc>
        <w:tc>
          <w:tcPr>
            <w:tcW w:w="63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34051A6A">
            <w:pPr>
              <w:widowControl/>
              <w:snapToGrid w:val="0"/>
              <w:jc w:val="left"/>
              <w:textAlignment w:val="top"/>
              <w:rPr>
                <w:rFonts w:ascii="宋体" w:eastAsia="宋体"/>
                <w:sz w:val="20"/>
                <w:szCs w:val="20"/>
              </w:rPr>
            </w:pPr>
            <w:r>
              <w:rPr>
                <w:rFonts w:ascii="宋体" w:hAnsi="宋体" w:eastAsia="宋体" w:cs="宋体"/>
                <w:kern w:val="0"/>
                <w:sz w:val="20"/>
                <w:szCs w:val="20"/>
                <w:lang w:bidi="ar"/>
              </w:rPr>
              <w:t>15</w:t>
            </w:r>
          </w:p>
        </w:tc>
        <w:tc>
          <w:tcPr>
            <w:tcW w:w="1486"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42D32CF6">
            <w:pPr>
              <w:widowControl/>
              <w:snapToGrid w:val="0"/>
              <w:jc w:val="center"/>
              <w:textAlignment w:val="top"/>
              <w:rPr>
                <w:rFonts w:ascii="宋体" w:eastAsia="宋体"/>
                <w:sz w:val="20"/>
                <w:szCs w:val="20"/>
              </w:rPr>
            </w:pPr>
            <w:r>
              <w:rPr>
                <w:rFonts w:ascii="宋体" w:hAnsi="宋体" w:eastAsia="宋体" w:cs="宋体"/>
                <w:kern w:val="0"/>
                <w:sz w:val="20"/>
                <w:szCs w:val="20"/>
                <w:lang w:bidi="ar"/>
              </w:rPr>
              <w:t>浙江工商大学</w:t>
            </w:r>
          </w:p>
        </w:tc>
      </w:tr>
      <w:tr w14:paraId="69140C61">
        <w:tblPrEx>
          <w:tblCellMar>
            <w:top w:w="15" w:type="dxa"/>
            <w:left w:w="15" w:type="dxa"/>
            <w:bottom w:w="15" w:type="dxa"/>
            <w:right w:w="15" w:type="dxa"/>
          </w:tblCellMar>
        </w:tblPrEx>
        <w:trPr>
          <w:jc w:val="center"/>
        </w:trPr>
        <w:tc>
          <w:tcPr>
            <w:tcW w:w="2341" w:type="dxa"/>
            <w:vMerge w:val="continue"/>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102BFED1">
            <w:pPr>
              <w:snapToGrid w:val="0"/>
              <w:jc w:val="center"/>
              <w:rPr>
                <w:rFonts w:ascii="宋体" w:eastAsia="宋体"/>
                <w:sz w:val="20"/>
                <w:szCs w:val="20"/>
              </w:rPr>
            </w:pPr>
          </w:p>
        </w:tc>
        <w:tc>
          <w:tcPr>
            <w:tcW w:w="1069" w:type="dxa"/>
            <w:vMerge w:val="continue"/>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02DB4F87">
            <w:pPr>
              <w:snapToGrid w:val="0"/>
              <w:jc w:val="left"/>
              <w:rPr>
                <w:rFonts w:ascii="宋体" w:eastAsia="宋体"/>
                <w:sz w:val="20"/>
                <w:szCs w:val="20"/>
              </w:rPr>
            </w:pPr>
          </w:p>
        </w:tc>
        <w:tc>
          <w:tcPr>
            <w:tcW w:w="212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328698FA">
            <w:pPr>
              <w:widowControl/>
              <w:snapToGrid w:val="0"/>
              <w:jc w:val="center"/>
              <w:textAlignment w:val="top"/>
              <w:rPr>
                <w:rFonts w:ascii="宋体" w:eastAsia="宋体"/>
                <w:sz w:val="20"/>
                <w:szCs w:val="20"/>
              </w:rPr>
            </w:pPr>
            <w:r>
              <w:rPr>
                <w:rFonts w:ascii="宋体" w:hAnsi="宋体" w:eastAsia="宋体" w:cs="宋体"/>
                <w:kern w:val="0"/>
                <w:sz w:val="20"/>
                <w:szCs w:val="20"/>
                <w:lang w:bidi="ar"/>
              </w:rPr>
              <w:t>应用机器学习</w:t>
            </w:r>
          </w:p>
        </w:tc>
        <w:tc>
          <w:tcPr>
            <w:tcW w:w="63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70A78BBB">
            <w:pPr>
              <w:widowControl/>
              <w:snapToGrid w:val="0"/>
              <w:jc w:val="left"/>
              <w:textAlignment w:val="top"/>
              <w:rPr>
                <w:rFonts w:ascii="宋体" w:eastAsia="宋体"/>
                <w:sz w:val="20"/>
                <w:szCs w:val="20"/>
              </w:rPr>
            </w:pPr>
            <w:r>
              <w:rPr>
                <w:rFonts w:ascii="宋体" w:hAnsi="宋体" w:eastAsia="宋体" w:cs="宋体"/>
                <w:kern w:val="0"/>
                <w:sz w:val="20"/>
                <w:szCs w:val="20"/>
                <w:lang w:bidi="ar"/>
              </w:rPr>
              <w:t>15</w:t>
            </w:r>
          </w:p>
        </w:tc>
        <w:tc>
          <w:tcPr>
            <w:tcW w:w="1486"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66A87EC4">
            <w:pPr>
              <w:widowControl/>
              <w:snapToGrid w:val="0"/>
              <w:jc w:val="center"/>
              <w:textAlignment w:val="top"/>
              <w:rPr>
                <w:rFonts w:ascii="宋体" w:eastAsia="宋体"/>
                <w:sz w:val="20"/>
                <w:szCs w:val="20"/>
              </w:rPr>
            </w:pPr>
            <w:r>
              <w:rPr>
                <w:rFonts w:ascii="宋体" w:hAnsi="宋体" w:eastAsia="宋体" w:cs="宋体"/>
                <w:kern w:val="0"/>
                <w:sz w:val="20"/>
                <w:szCs w:val="20"/>
                <w:lang w:bidi="ar"/>
              </w:rPr>
              <w:t>萨塞克斯大学</w:t>
            </w:r>
          </w:p>
        </w:tc>
      </w:tr>
      <w:tr w14:paraId="07247BD1">
        <w:tblPrEx>
          <w:tblCellMar>
            <w:top w:w="15" w:type="dxa"/>
            <w:left w:w="15" w:type="dxa"/>
            <w:bottom w:w="15" w:type="dxa"/>
            <w:right w:w="15" w:type="dxa"/>
          </w:tblCellMar>
        </w:tblPrEx>
        <w:trPr>
          <w:jc w:val="center"/>
        </w:trPr>
        <w:tc>
          <w:tcPr>
            <w:tcW w:w="2341" w:type="dxa"/>
            <w:vMerge w:val="continue"/>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412BC3A6">
            <w:pPr>
              <w:snapToGrid w:val="0"/>
              <w:jc w:val="center"/>
              <w:rPr>
                <w:rFonts w:ascii="宋体" w:eastAsia="宋体"/>
                <w:sz w:val="20"/>
                <w:szCs w:val="20"/>
              </w:rPr>
            </w:pPr>
          </w:p>
        </w:tc>
        <w:tc>
          <w:tcPr>
            <w:tcW w:w="1069" w:type="dxa"/>
            <w:vMerge w:val="continue"/>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46FD8C0C">
            <w:pPr>
              <w:snapToGrid w:val="0"/>
              <w:jc w:val="left"/>
              <w:rPr>
                <w:rFonts w:ascii="宋体" w:eastAsia="宋体"/>
                <w:sz w:val="20"/>
                <w:szCs w:val="20"/>
              </w:rPr>
            </w:pPr>
          </w:p>
        </w:tc>
        <w:tc>
          <w:tcPr>
            <w:tcW w:w="212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07F292E9">
            <w:pPr>
              <w:widowControl/>
              <w:snapToGrid w:val="0"/>
              <w:jc w:val="center"/>
              <w:textAlignment w:val="top"/>
              <w:rPr>
                <w:rFonts w:ascii="宋体" w:eastAsia="宋体"/>
                <w:sz w:val="20"/>
                <w:szCs w:val="20"/>
              </w:rPr>
            </w:pPr>
            <w:r>
              <w:rPr>
                <w:rFonts w:ascii="宋体" w:hAnsi="宋体" w:eastAsia="宋体" w:cs="宋体"/>
                <w:kern w:val="0"/>
                <w:sz w:val="20"/>
                <w:szCs w:val="20"/>
                <w:lang w:bidi="ar"/>
              </w:rPr>
              <w:t>神经网络</w:t>
            </w:r>
          </w:p>
        </w:tc>
        <w:tc>
          <w:tcPr>
            <w:tcW w:w="63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7FFAB35B">
            <w:pPr>
              <w:widowControl/>
              <w:snapToGrid w:val="0"/>
              <w:jc w:val="left"/>
              <w:textAlignment w:val="top"/>
              <w:rPr>
                <w:rFonts w:ascii="宋体" w:eastAsia="宋体"/>
                <w:sz w:val="20"/>
                <w:szCs w:val="20"/>
              </w:rPr>
            </w:pPr>
            <w:r>
              <w:rPr>
                <w:rFonts w:ascii="宋体" w:hAnsi="宋体" w:eastAsia="宋体" w:cs="宋体"/>
                <w:kern w:val="0"/>
                <w:sz w:val="20"/>
                <w:szCs w:val="20"/>
                <w:lang w:bidi="ar"/>
              </w:rPr>
              <w:t>15</w:t>
            </w:r>
          </w:p>
        </w:tc>
        <w:tc>
          <w:tcPr>
            <w:tcW w:w="1486"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4FBFAB89">
            <w:pPr>
              <w:widowControl/>
              <w:snapToGrid w:val="0"/>
              <w:jc w:val="center"/>
              <w:textAlignment w:val="top"/>
              <w:rPr>
                <w:rFonts w:ascii="宋体" w:eastAsia="宋体"/>
                <w:sz w:val="20"/>
                <w:szCs w:val="20"/>
              </w:rPr>
            </w:pPr>
            <w:r>
              <w:rPr>
                <w:rFonts w:ascii="宋体" w:hAnsi="宋体" w:eastAsia="宋体" w:cs="宋体"/>
                <w:kern w:val="0"/>
                <w:sz w:val="20"/>
                <w:szCs w:val="20"/>
                <w:lang w:bidi="ar"/>
              </w:rPr>
              <w:t>萨塞克斯大学</w:t>
            </w:r>
          </w:p>
        </w:tc>
      </w:tr>
      <w:tr w14:paraId="62C12D8A">
        <w:tblPrEx>
          <w:tblCellMar>
            <w:top w:w="15" w:type="dxa"/>
            <w:left w:w="15" w:type="dxa"/>
            <w:bottom w:w="15" w:type="dxa"/>
            <w:right w:w="15" w:type="dxa"/>
          </w:tblCellMar>
        </w:tblPrEx>
        <w:trPr>
          <w:jc w:val="center"/>
        </w:trPr>
        <w:tc>
          <w:tcPr>
            <w:tcW w:w="2341" w:type="dxa"/>
            <w:vMerge w:val="continue"/>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1DAEBA9F">
            <w:pPr>
              <w:snapToGrid w:val="0"/>
              <w:jc w:val="center"/>
              <w:rPr>
                <w:rFonts w:ascii="宋体" w:eastAsia="宋体"/>
                <w:sz w:val="20"/>
                <w:szCs w:val="20"/>
              </w:rPr>
            </w:pPr>
          </w:p>
        </w:tc>
        <w:tc>
          <w:tcPr>
            <w:tcW w:w="1069" w:type="dxa"/>
            <w:vMerge w:val="continue"/>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533A3A5B">
            <w:pPr>
              <w:snapToGrid w:val="0"/>
              <w:jc w:val="left"/>
              <w:rPr>
                <w:rFonts w:ascii="宋体" w:eastAsia="宋体"/>
                <w:sz w:val="20"/>
                <w:szCs w:val="20"/>
              </w:rPr>
            </w:pPr>
          </w:p>
        </w:tc>
        <w:tc>
          <w:tcPr>
            <w:tcW w:w="212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7BDD91AB">
            <w:pPr>
              <w:widowControl/>
              <w:snapToGrid w:val="0"/>
              <w:jc w:val="center"/>
              <w:textAlignment w:val="top"/>
              <w:rPr>
                <w:rFonts w:ascii="宋体" w:eastAsia="宋体"/>
                <w:sz w:val="20"/>
                <w:szCs w:val="20"/>
              </w:rPr>
            </w:pPr>
            <w:r>
              <w:rPr>
                <w:rFonts w:ascii="宋体" w:hAnsi="宋体" w:eastAsia="宋体" w:cs="宋体"/>
                <w:kern w:val="0"/>
                <w:sz w:val="20"/>
                <w:szCs w:val="20"/>
                <w:lang w:bidi="ar"/>
              </w:rPr>
              <w:t>高级自然语言处理</w:t>
            </w:r>
          </w:p>
        </w:tc>
        <w:tc>
          <w:tcPr>
            <w:tcW w:w="63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7E2A3A70">
            <w:pPr>
              <w:widowControl/>
              <w:snapToGrid w:val="0"/>
              <w:jc w:val="left"/>
              <w:textAlignment w:val="top"/>
              <w:rPr>
                <w:rFonts w:ascii="宋体" w:eastAsia="宋体"/>
                <w:sz w:val="20"/>
                <w:szCs w:val="20"/>
              </w:rPr>
            </w:pPr>
            <w:r>
              <w:rPr>
                <w:rFonts w:ascii="宋体" w:hAnsi="宋体" w:eastAsia="宋体" w:cs="宋体"/>
                <w:kern w:val="0"/>
                <w:sz w:val="20"/>
                <w:szCs w:val="20"/>
                <w:lang w:bidi="ar"/>
              </w:rPr>
              <w:t>15</w:t>
            </w:r>
          </w:p>
        </w:tc>
        <w:tc>
          <w:tcPr>
            <w:tcW w:w="1486"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3510DB7D">
            <w:pPr>
              <w:widowControl/>
              <w:snapToGrid w:val="0"/>
              <w:jc w:val="center"/>
              <w:textAlignment w:val="top"/>
              <w:rPr>
                <w:rFonts w:ascii="宋体" w:eastAsia="宋体"/>
                <w:sz w:val="20"/>
                <w:szCs w:val="20"/>
              </w:rPr>
            </w:pPr>
            <w:r>
              <w:rPr>
                <w:rFonts w:ascii="宋体" w:hAnsi="宋体" w:eastAsia="宋体" w:cs="宋体"/>
                <w:kern w:val="0"/>
                <w:sz w:val="20"/>
                <w:szCs w:val="20"/>
                <w:lang w:bidi="ar"/>
              </w:rPr>
              <w:t>浙江工商大学</w:t>
            </w:r>
          </w:p>
        </w:tc>
      </w:tr>
      <w:tr w14:paraId="3170A5A6">
        <w:tblPrEx>
          <w:tblCellMar>
            <w:top w:w="15" w:type="dxa"/>
            <w:left w:w="15" w:type="dxa"/>
            <w:bottom w:w="15" w:type="dxa"/>
            <w:right w:w="15" w:type="dxa"/>
          </w:tblCellMar>
        </w:tblPrEx>
        <w:trPr>
          <w:jc w:val="center"/>
        </w:trPr>
        <w:tc>
          <w:tcPr>
            <w:tcW w:w="2341" w:type="dxa"/>
            <w:vMerge w:val="continue"/>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27FCECE3">
            <w:pPr>
              <w:snapToGrid w:val="0"/>
              <w:jc w:val="center"/>
              <w:rPr>
                <w:rFonts w:ascii="宋体" w:eastAsia="宋体"/>
                <w:sz w:val="20"/>
                <w:szCs w:val="20"/>
              </w:rPr>
            </w:pPr>
          </w:p>
        </w:tc>
        <w:tc>
          <w:tcPr>
            <w:tcW w:w="1069"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2D188D91">
            <w:pPr>
              <w:widowControl/>
              <w:snapToGrid w:val="0"/>
              <w:jc w:val="left"/>
              <w:textAlignment w:val="top"/>
              <w:rPr>
                <w:rFonts w:ascii="宋体" w:eastAsia="宋体"/>
                <w:sz w:val="20"/>
                <w:szCs w:val="20"/>
              </w:rPr>
            </w:pPr>
            <w:r>
              <w:rPr>
                <w:rFonts w:ascii="宋体" w:hAnsi="宋体" w:eastAsia="宋体" w:cs="宋体"/>
                <w:kern w:val="0"/>
                <w:sz w:val="20"/>
                <w:szCs w:val="20"/>
                <w:lang w:bidi="ar"/>
              </w:rPr>
              <w:t>第三学期</w:t>
            </w:r>
          </w:p>
        </w:tc>
        <w:tc>
          <w:tcPr>
            <w:tcW w:w="212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21FBC9FF">
            <w:pPr>
              <w:widowControl/>
              <w:snapToGrid w:val="0"/>
              <w:jc w:val="center"/>
              <w:textAlignment w:val="top"/>
              <w:rPr>
                <w:rFonts w:ascii="宋体" w:eastAsia="宋体"/>
                <w:sz w:val="20"/>
                <w:szCs w:val="20"/>
              </w:rPr>
            </w:pPr>
            <w:r>
              <w:rPr>
                <w:rFonts w:ascii="宋体" w:hAnsi="宋体" w:eastAsia="宋体" w:cs="宋体"/>
                <w:kern w:val="0"/>
                <w:sz w:val="20"/>
                <w:szCs w:val="20"/>
                <w:lang w:bidi="ar"/>
              </w:rPr>
              <w:t>自适应系统</w:t>
            </w:r>
          </w:p>
        </w:tc>
        <w:tc>
          <w:tcPr>
            <w:tcW w:w="63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5380F8B4">
            <w:pPr>
              <w:widowControl/>
              <w:snapToGrid w:val="0"/>
              <w:jc w:val="left"/>
              <w:textAlignment w:val="top"/>
              <w:rPr>
                <w:rFonts w:ascii="宋体" w:eastAsia="宋体"/>
                <w:sz w:val="20"/>
                <w:szCs w:val="20"/>
              </w:rPr>
            </w:pPr>
            <w:r>
              <w:rPr>
                <w:rFonts w:ascii="宋体" w:hAnsi="宋体" w:eastAsia="宋体" w:cs="宋体"/>
                <w:kern w:val="0"/>
                <w:sz w:val="20"/>
                <w:szCs w:val="20"/>
                <w:lang w:bidi="ar"/>
              </w:rPr>
              <w:t>15</w:t>
            </w:r>
          </w:p>
        </w:tc>
        <w:tc>
          <w:tcPr>
            <w:tcW w:w="1486"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15D1ECA8">
            <w:pPr>
              <w:widowControl/>
              <w:snapToGrid w:val="0"/>
              <w:jc w:val="center"/>
              <w:textAlignment w:val="top"/>
              <w:rPr>
                <w:rFonts w:ascii="宋体" w:eastAsia="宋体"/>
                <w:sz w:val="20"/>
                <w:szCs w:val="20"/>
              </w:rPr>
            </w:pPr>
            <w:r>
              <w:rPr>
                <w:rFonts w:ascii="宋体" w:hAnsi="宋体" w:eastAsia="宋体" w:cs="宋体"/>
                <w:kern w:val="0"/>
                <w:sz w:val="20"/>
                <w:szCs w:val="20"/>
                <w:lang w:bidi="ar"/>
              </w:rPr>
              <w:t>萨塞克斯大学</w:t>
            </w:r>
          </w:p>
        </w:tc>
      </w:tr>
    </w:tbl>
    <w:p w14:paraId="3DFE9BD1">
      <w:pPr>
        <w:ind w:firstLine="560" w:firstLineChars="200"/>
        <w:rPr>
          <w:rFonts w:ascii="Times New Roman" w:hAnsi="Times New Roman" w:eastAsia="宋体" w:cs="Times New Roman"/>
          <w:color w:val="000000"/>
          <w:sz w:val="28"/>
          <w:szCs w:val="28"/>
          <w14:ligatures w14:val="none"/>
        </w:rPr>
      </w:pPr>
      <w:r>
        <w:rPr>
          <w:rFonts w:ascii="Times New Roman" w:hAnsi="Times New Roman" w:eastAsia="宋体" w:cs="Times New Roman"/>
          <w:color w:val="000000"/>
          <w:sz w:val="28"/>
          <w:szCs w:val="28"/>
          <w14:ligatures w14:val="none"/>
        </w:rPr>
        <w:t>如上表所示，两个专业方向在共享图像处理、应用机器学习、自适应系统等交叉课程的基础上，分别聚焦机器人系统设计与人工智能核心算法，形成既各有侧重又相互支撑的课程体系。所有英方课程（无论由中方还是英方教师授课）均采用全英文教学，中方思政课程则使用中文授课。双方选派经验丰富的优秀教师，萨塞克斯大学教师负责部分专业核心课程的主讲，浙江工商大学教师承担其余英方课程及全部中方课程的授课任务。</w:t>
      </w:r>
    </w:p>
    <w:p w14:paraId="2757DF9B">
      <w:pPr>
        <w:ind w:firstLine="560" w:firstLineChars="200"/>
        <w:rPr>
          <w:rFonts w:ascii="Times New Roman" w:hAnsi="Times New Roman" w:eastAsia="宋体" w:cs="Times New Roman"/>
          <w:color w:val="000000"/>
          <w:sz w:val="28"/>
          <w:szCs w:val="28"/>
          <w14:ligatures w14:val="none"/>
        </w:rPr>
      </w:pPr>
      <w:r>
        <w:rPr>
          <w:rFonts w:hint="eastAsia" w:ascii="Times New Roman" w:hAnsi="Times New Roman" w:eastAsia="宋体" w:cs="Times New Roman"/>
          <w:color w:val="000000"/>
          <w:sz w:val="28"/>
          <w:szCs w:val="28"/>
          <w:lang w:val="en-US" w:eastAsia="zh-CN"/>
          <w14:ligatures w14:val="none"/>
        </w:rPr>
        <w:t xml:space="preserve">4. </w:t>
      </w:r>
      <w:r>
        <w:rPr>
          <w:rFonts w:ascii="Times New Roman" w:hAnsi="Times New Roman" w:eastAsia="宋体" w:cs="Times New Roman"/>
          <w:color w:val="000000"/>
          <w:sz w:val="28"/>
          <w:szCs w:val="28"/>
          <w14:ligatures w14:val="none"/>
        </w:rPr>
        <w:t>硕士项目（学位论文）</w:t>
      </w:r>
    </w:p>
    <w:p w14:paraId="712A12E0">
      <w:pPr>
        <w:ind w:firstLine="560" w:firstLineChars="200"/>
        <w:rPr>
          <w:rFonts w:ascii="Times New Roman" w:hAnsi="Times New Roman" w:eastAsia="宋体" w:cs="Times New Roman"/>
          <w:color w:val="000000"/>
          <w:sz w:val="28"/>
          <w:szCs w:val="28"/>
          <w14:ligatures w14:val="none"/>
        </w:rPr>
      </w:pPr>
      <w:r>
        <w:rPr>
          <w:rFonts w:ascii="Times New Roman" w:hAnsi="Times New Roman" w:eastAsia="宋体" w:cs="Times New Roman"/>
          <w:color w:val="000000"/>
          <w:sz w:val="28"/>
          <w:szCs w:val="28"/>
          <w14:ligatures w14:val="none"/>
        </w:rPr>
        <w:t>学生须在中英双导师联合指导下完成一项综合性硕士项目，并撰写不少于2万字的英文硕士学位论文。学位论文应综合运用基础理论、科学方法、专业知识与技术手段，对所选科研问题或工程实际问题进行深入分析，并提出具有独立性的见解。</w:t>
      </w:r>
    </w:p>
    <w:p w14:paraId="480DBF1B">
      <w:pPr>
        <w:ind w:firstLine="560" w:firstLineChars="200"/>
        <w:rPr>
          <w:rFonts w:ascii="Times New Roman" w:hAnsi="Times New Roman" w:eastAsia="宋体" w:cs="Times New Roman"/>
          <w:color w:val="000000"/>
          <w:sz w:val="28"/>
          <w:szCs w:val="28"/>
          <w14:ligatures w14:val="none"/>
        </w:rPr>
      </w:pPr>
      <w:r>
        <w:rPr>
          <w:rFonts w:ascii="Times New Roman" w:hAnsi="Times New Roman" w:eastAsia="宋体" w:cs="Times New Roman"/>
          <w:color w:val="000000"/>
          <w:sz w:val="28"/>
          <w:szCs w:val="28"/>
          <w14:ligatures w14:val="none"/>
        </w:rPr>
        <w:t>学位论文答辩前须依次通过开题报告、论文预答辩、查重检测、双向匿名评审等环节。研究生在修满全部规定学分并完成毕业论文后，方可申请学位论文答辩；通过论文答辩者，准予毕业。</w:t>
      </w:r>
    </w:p>
    <w:p w14:paraId="38A43405">
      <w:pPr>
        <w:ind w:firstLine="560" w:firstLineChars="200"/>
        <w:rPr>
          <w:rFonts w:ascii="Times New Roman" w:hAnsi="Times New Roman" w:eastAsia="宋体" w:cs="Times New Roman"/>
          <w:color w:val="000000"/>
          <w:sz w:val="28"/>
          <w:szCs w:val="28"/>
          <w14:ligatures w14:val="none"/>
        </w:rPr>
      </w:pPr>
      <w:r>
        <w:rPr>
          <w:rFonts w:hint="eastAsia" w:ascii="Times New Roman" w:hAnsi="Times New Roman" w:eastAsia="宋体" w:cs="Times New Roman"/>
          <w:color w:val="000000"/>
          <w:sz w:val="28"/>
          <w:szCs w:val="28"/>
          <w:lang w:val="en-US" w:eastAsia="zh-CN"/>
          <w14:ligatures w14:val="none"/>
        </w:rPr>
        <w:t xml:space="preserve">5. </w:t>
      </w:r>
      <w:r>
        <w:rPr>
          <w:rFonts w:ascii="Times New Roman" w:hAnsi="Times New Roman" w:eastAsia="宋体" w:cs="Times New Roman"/>
          <w:color w:val="000000"/>
          <w:sz w:val="28"/>
          <w:szCs w:val="28"/>
          <w14:ligatures w14:val="none"/>
        </w:rPr>
        <w:t>毕业与学位授予</w:t>
      </w:r>
    </w:p>
    <w:p w14:paraId="4C9A3391">
      <w:pPr>
        <w:ind w:firstLine="560" w:firstLineChars="200"/>
        <w:rPr>
          <w:rFonts w:ascii="Times New Roman" w:hAnsi="Times New Roman" w:eastAsia="宋体" w:cs="Times New Roman"/>
          <w:color w:val="000000"/>
          <w:sz w:val="28"/>
          <w:szCs w:val="28"/>
          <w14:ligatures w14:val="none"/>
        </w:rPr>
      </w:pPr>
      <w:r>
        <w:rPr>
          <w:rFonts w:ascii="Times New Roman" w:hAnsi="Times New Roman" w:eastAsia="宋体" w:cs="Times New Roman"/>
          <w:color w:val="000000"/>
          <w:sz w:val="28"/>
          <w:szCs w:val="28"/>
          <w14:ligatures w14:val="none"/>
        </w:rPr>
        <w:t>学生修完全部学分并通过论文答辩后，经英国萨塞克斯大学学位评定委员会审核批准，由萨塞克斯大学授予硕士学位。该硕士学位证书与萨塞克斯大学在英国本土授予的同级别学位证书完全一致，具有同等法律效力与学术效力，可获得国家教育部留学服务中心的学历学位认证。若学生未能修满全部规定学分，或虽修满学分但未能通过学位论文答辩，则由萨塞克斯大学颁发研究生结业证书，以证明其在本项目中的学习经历与所修课程成绩。该结业证书不属于学位证书，不具学位效力，亦无法进行学历学位认证。不过，学生可在规定最长学习年限内申请重新答辩或补修课程，待达到学位授予条件后，仍可申请授予硕士学位。</w:t>
      </w:r>
    </w:p>
    <w:p w14:paraId="6F3AD473">
      <w:pPr>
        <w:ind w:firstLine="560" w:firstLineChars="200"/>
        <w:rPr>
          <w:rFonts w:ascii="Times New Roman" w:hAnsi="Times New Roman" w:eastAsia="宋体" w:cs="Times New Roman"/>
          <w:color w:val="000000"/>
          <w:sz w:val="28"/>
          <w:szCs w:val="28"/>
          <w14:ligatures w14:val="none"/>
        </w:rPr>
      </w:pPr>
      <w:r>
        <w:rPr>
          <w:rFonts w:hint="eastAsia" w:ascii="Times New Roman" w:hAnsi="Times New Roman" w:eastAsia="宋体" w:cs="Times New Roman"/>
          <w:color w:val="000000"/>
          <w:sz w:val="28"/>
          <w:szCs w:val="28"/>
          <w:lang w:val="en-US" w:eastAsia="zh-CN"/>
          <w14:ligatures w14:val="none"/>
        </w:rPr>
        <w:t xml:space="preserve">6. </w:t>
      </w:r>
      <w:r>
        <w:rPr>
          <w:rFonts w:ascii="Times New Roman" w:hAnsi="Times New Roman" w:eastAsia="宋体" w:cs="Times New Roman"/>
          <w:color w:val="000000"/>
          <w:sz w:val="28"/>
          <w:szCs w:val="28"/>
          <w14:ligatures w14:val="none"/>
        </w:rPr>
        <w:t>质量保障机制</w:t>
      </w:r>
    </w:p>
    <w:p w14:paraId="11C5E3D4">
      <w:pPr>
        <w:ind w:firstLine="560" w:firstLineChars="200"/>
        <w:rPr>
          <w:rFonts w:hint="eastAsia" w:ascii="Times New Roman" w:hAnsi="Times New Roman" w:eastAsia="宋体" w:cs="Times New Roman"/>
          <w:color w:val="000000"/>
          <w:sz w:val="28"/>
          <w:szCs w:val="28"/>
          <w14:ligatures w14:val="none"/>
        </w:rPr>
      </w:pPr>
      <w:r>
        <w:rPr>
          <w:rFonts w:ascii="Times New Roman" w:hAnsi="Times New Roman" w:eastAsia="宋体" w:cs="Times New Roman"/>
          <w:color w:val="000000"/>
          <w:sz w:val="28"/>
          <w:szCs w:val="28"/>
          <w14:ligatures w14:val="none"/>
        </w:rPr>
        <w:t>本项目全流程纳入萨塞克斯大学研究生培养质量保障体系，同时接受浙江工商大学教学督导与评估。双方院校共同建立教学监督管理体系，制定覆盖教学运行、教师职责、学生管理、质量评估等环节的教学规章制度，定期开展教学检查、学生评议等教学监控评估活动，建立问题反馈与持续改进的闭环机制，以科学规范的管理保障项目顺利实施与人才培养质量。所有授课教师均须符合两校教师任职标准，确保教学过程与考核评价的规范性、公正性与科学性。</w:t>
      </w:r>
    </w:p>
    <w:p w14:paraId="695B4162">
      <w:pPr>
        <w:pStyle w:val="2"/>
        <w:rPr>
          <w:rFonts w:ascii="Times New Roman" w:hAnsi="Times New Roman" w:cs="Times New Roman"/>
        </w:rPr>
      </w:pPr>
      <w:r>
        <w:rPr>
          <w:rFonts w:ascii="Times New Roman" w:hAnsi="Times New Roman" w:cs="Times New Roman"/>
        </w:rPr>
        <w:t>六、项目特色</w:t>
      </w:r>
    </w:p>
    <w:p w14:paraId="72D633D0">
      <w:pPr>
        <w:ind w:firstLine="560" w:firstLineChars="200"/>
        <w:rPr>
          <w:rFonts w:ascii="Times New Roman" w:hAnsi="Times New Roman" w:eastAsia="宋体" w:cs="Times New Roman"/>
          <w:color w:val="000000"/>
          <w:sz w:val="28"/>
          <w:szCs w:val="28"/>
          <w14:ligatures w14:val="none"/>
        </w:rPr>
      </w:pPr>
      <w:r>
        <w:rPr>
          <w:rFonts w:ascii="Times New Roman" w:hAnsi="Times New Roman" w:eastAsia="宋体" w:cs="Times New Roman"/>
          <w:color w:val="000000"/>
          <w:sz w:val="28"/>
          <w:szCs w:val="28"/>
          <w14:ligatures w14:val="none"/>
        </w:rPr>
        <w:t>本项目依托浙江工商大学与英国萨塞克斯大学已有的中外合作办学基础，</w:t>
      </w:r>
      <w:ins w:id="90" w:author="Carton" w:date="2026-06-06T13:42:00Z">
        <w:r>
          <w:rPr>
            <w:rFonts w:ascii="Times New Roman" w:hAnsi="Times New Roman" w:eastAsia="宋体" w:cs="Times New Roman"/>
            <w:color w:val="000000"/>
            <w:sz w:val="28"/>
            <w:szCs w:val="28"/>
            <w:highlight w:val="none"/>
            <w14:ligatures w14:val="none"/>
          </w:rPr>
          <w:t>聚焦人工智能</w:t>
        </w:r>
      </w:ins>
      <w:r>
        <w:rPr>
          <w:rFonts w:hint="eastAsia" w:ascii="Times New Roman" w:hAnsi="Times New Roman" w:eastAsia="宋体" w:cs="Times New Roman"/>
          <w:color w:val="000000"/>
          <w:sz w:val="28"/>
          <w:szCs w:val="28"/>
          <w:highlight w:val="none"/>
          <w:lang w:val="en-US" w:eastAsia="zh-CN"/>
          <w14:ligatures w14:val="none"/>
        </w:rPr>
        <w:t>和机器人</w:t>
      </w:r>
      <w:ins w:id="91" w:author="Carton" w:date="2026-06-06T13:42:00Z">
        <w:r>
          <w:rPr>
            <w:rFonts w:ascii="Times New Roman" w:hAnsi="Times New Roman" w:eastAsia="宋体" w:cs="Times New Roman"/>
            <w:color w:val="000000"/>
            <w:sz w:val="28"/>
            <w:szCs w:val="28"/>
            <w:highlight w:val="none"/>
            <w14:ligatures w14:val="none"/>
          </w:rPr>
          <w:t>领域硕士研究生高层次人才培养</w:t>
        </w:r>
      </w:ins>
      <w:ins w:id="92" w:author="Carton" w:date="2026-06-06T13:42:00Z">
        <w:r>
          <w:rPr>
            <w:rFonts w:hint="eastAsia" w:ascii="Times New Roman" w:hAnsi="Times New Roman" w:eastAsia="宋体" w:cs="Times New Roman"/>
            <w:color w:val="000000"/>
            <w:sz w:val="28"/>
            <w:szCs w:val="28"/>
            <w:highlight w:val="none"/>
            <w14:ligatures w14:val="none"/>
          </w:rPr>
          <w:t>，</w:t>
        </w:r>
      </w:ins>
      <w:r>
        <w:rPr>
          <w:rFonts w:ascii="Times New Roman" w:hAnsi="Times New Roman" w:eastAsia="宋体" w:cs="Times New Roman"/>
          <w:color w:val="000000"/>
          <w:sz w:val="28"/>
          <w:szCs w:val="28"/>
          <w14:ligatures w14:val="none"/>
        </w:rPr>
        <w:t>深度融合中英双方学科优势、教育资源与科研平台，形成三大核心特色，具体内容及引用来源如下：</w:t>
      </w:r>
    </w:p>
    <w:p w14:paraId="0EA80EC8">
      <w:pPr>
        <w:pStyle w:val="3"/>
        <w:rPr>
          <w:rFonts w:ascii="Times New Roman" w:hAnsi="Times New Roman" w:cs="Times New Roman"/>
        </w:rPr>
      </w:pPr>
      <w:r>
        <w:rPr>
          <w:rFonts w:ascii="Times New Roman" w:hAnsi="Times New Roman" w:cs="Times New Roman"/>
        </w:rPr>
        <w:t>（一）</w:t>
      </w:r>
      <w:ins w:id="93" w:author="Carton" w:date="2026-06-08T16:34:00Z">
        <w:r>
          <w:rPr>
            <w:rFonts w:ascii="Times New Roman" w:hAnsi="Times New Roman" w:cs="Times New Roman"/>
          </w:rPr>
          <w:t>引进国际顶尖学科资源，构筑中英人工智能协同发展新优势</w:t>
        </w:r>
      </w:ins>
    </w:p>
    <w:p w14:paraId="03A351FA">
      <w:pPr>
        <w:ind w:firstLine="560" w:firstLineChars="200"/>
        <w:rPr>
          <w:rFonts w:ascii="Times New Roman" w:hAnsi="Times New Roman" w:eastAsia="宋体" w:cs="Times New Roman"/>
          <w:color w:val="000000"/>
          <w:sz w:val="28"/>
          <w:szCs w:val="28"/>
          <w14:ligatures w14:val="none"/>
        </w:rPr>
      </w:pPr>
      <w:r>
        <w:rPr>
          <w:rFonts w:ascii="Times New Roman" w:hAnsi="Times New Roman" w:eastAsia="宋体" w:cs="Times New Roman"/>
          <w:color w:val="000000"/>
          <w:sz w:val="28"/>
          <w:szCs w:val="28"/>
          <w14:ligatures w14:val="none"/>
        </w:rPr>
        <w:t>本项目的首要特色在于，它并非一个从零起步的探索性项目，而是建立在中英两校多年成功合作基础上的</w:t>
      </w:r>
      <w:r>
        <w:rPr>
          <w:rFonts w:hint="eastAsia" w:ascii="Times New Roman" w:hAnsi="Times New Roman" w:eastAsia="宋体" w:cs="Times New Roman"/>
          <w:color w:val="000000"/>
          <w:sz w:val="28"/>
          <w:szCs w:val="28"/>
          <w:lang w:eastAsia="zh-CN"/>
          <w14:ligatures w14:val="none"/>
        </w:rPr>
        <w:t>“</w:t>
      </w:r>
      <w:r>
        <w:rPr>
          <w:rFonts w:ascii="Times New Roman" w:hAnsi="Times New Roman" w:eastAsia="宋体" w:cs="Times New Roman"/>
          <w:color w:val="000000"/>
          <w:sz w:val="28"/>
          <w:szCs w:val="28"/>
          <w14:ligatures w14:val="none"/>
        </w:rPr>
        <w:t>升级版</w:t>
      </w:r>
      <w:r>
        <w:rPr>
          <w:rFonts w:hint="eastAsia" w:ascii="Times New Roman" w:hAnsi="Times New Roman" w:eastAsia="宋体" w:cs="Times New Roman"/>
          <w:color w:val="000000"/>
          <w:sz w:val="28"/>
          <w:szCs w:val="28"/>
          <w:lang w:eastAsia="zh-CN"/>
          <w14:ligatures w14:val="none"/>
        </w:rPr>
        <w:t>”</w:t>
      </w:r>
      <w:r>
        <w:rPr>
          <w:rFonts w:ascii="Times New Roman" w:hAnsi="Times New Roman" w:eastAsia="宋体" w:cs="Times New Roman"/>
          <w:color w:val="000000"/>
          <w:sz w:val="28"/>
          <w:szCs w:val="28"/>
          <w14:ligatures w14:val="none"/>
        </w:rPr>
        <w:t>，实现了国际顶尖学科资源与本土高级别科研平台的无缝对接。在资源引进端，项目直接对标全球认知科学与人工智能发源地之一的英国萨塞克斯大学。该校工程与信息学院师资力量顶尖（90%的教师毕业于世界前30强高校），在机器学习、智能机器人、物联网与边缘计算等核心领域拥有极高的学术壁垒。本项目全面引进其原版课程体系与学位授予标准，确保学生在国内即可接受原汁原味的国际前沿AI教育。在本土承接端，浙江工商大学提供了极其扎实的学科与硬件支撑。学校不仅在2024年新获批了计算机科学与技术一级学科博士点，彻底打通了人才向上深造的通道，更依托现有的办学机构，建成了</w:t>
      </w:r>
      <w:r>
        <w:rPr>
          <w:rFonts w:hint="eastAsia" w:ascii="Times New Roman" w:hAnsi="Times New Roman" w:eastAsia="宋体" w:cs="Times New Roman"/>
          <w:color w:val="000000"/>
          <w:sz w:val="28"/>
          <w:szCs w:val="28"/>
          <w:lang w:eastAsia="zh-CN"/>
          <w14:ligatures w14:val="none"/>
        </w:rPr>
        <w:t>“</w:t>
      </w:r>
      <w:r>
        <w:rPr>
          <w:rFonts w:ascii="Times New Roman" w:hAnsi="Times New Roman" w:eastAsia="宋体" w:cs="Times New Roman"/>
          <w:color w:val="000000"/>
          <w:sz w:val="28"/>
          <w:szCs w:val="28"/>
          <w14:ligatures w14:val="none"/>
        </w:rPr>
        <w:t>浙江-英国认知计算与机器人联合实验室</w:t>
      </w:r>
      <w:r>
        <w:rPr>
          <w:rFonts w:hint="eastAsia" w:ascii="Times New Roman" w:hAnsi="Times New Roman" w:eastAsia="宋体" w:cs="Times New Roman"/>
          <w:color w:val="000000"/>
          <w:sz w:val="28"/>
          <w:szCs w:val="28"/>
          <w:lang w:eastAsia="zh-CN"/>
          <w14:ligatures w14:val="none"/>
        </w:rPr>
        <w:t>”</w:t>
      </w:r>
      <w:r>
        <w:rPr>
          <w:rFonts w:ascii="Times New Roman" w:hAnsi="Times New Roman" w:eastAsia="宋体" w:cs="Times New Roman"/>
          <w:color w:val="000000"/>
          <w:sz w:val="28"/>
          <w:szCs w:val="28"/>
          <w14:ligatures w14:val="none"/>
        </w:rPr>
        <w:t>等三大省级科研平台。这意味着，引进的国际前沿理论能够直接在本土充足的算力、硬件及真实研发场景中落地实践。更为难得的是，双方自2020年获批共建国内首个AI领域中外合作办学机构以来，已在教学运行、学分互认、联合科研等方面跑通了所有流程。此次</w:t>
      </w:r>
      <w:r>
        <w:rPr>
          <w:rFonts w:hint="eastAsia" w:ascii="Times New Roman" w:hAnsi="Times New Roman" w:eastAsia="宋体" w:cs="Times New Roman"/>
          <w:color w:val="000000"/>
          <w:sz w:val="28"/>
          <w:szCs w:val="28"/>
          <w:lang w:val="en-US" w:eastAsia="zh-CN"/>
          <w14:ligatures w14:val="none"/>
        </w:rPr>
        <w:t>申报</w:t>
      </w:r>
      <w:r>
        <w:rPr>
          <w:rFonts w:ascii="Times New Roman" w:hAnsi="Times New Roman" w:eastAsia="宋体" w:cs="Times New Roman"/>
          <w:color w:val="000000"/>
          <w:sz w:val="28"/>
          <w:szCs w:val="28"/>
          <w14:ligatures w14:val="none"/>
        </w:rPr>
        <w:t>的硕士项目，能够直接嵌入这套成熟的跨国教育管理机制中。这种</w:t>
      </w:r>
      <w:r>
        <w:rPr>
          <w:rFonts w:hint="eastAsia" w:ascii="Times New Roman" w:hAnsi="Times New Roman" w:eastAsia="宋体" w:cs="Times New Roman"/>
          <w:color w:val="000000"/>
          <w:sz w:val="28"/>
          <w:szCs w:val="28"/>
          <w:lang w:eastAsia="zh-CN"/>
          <w14:ligatures w14:val="none"/>
        </w:rPr>
        <w:t>“</w:t>
      </w:r>
      <w:r>
        <w:rPr>
          <w:rFonts w:ascii="Times New Roman" w:hAnsi="Times New Roman" w:eastAsia="宋体" w:cs="Times New Roman"/>
          <w:color w:val="000000"/>
          <w:sz w:val="28"/>
          <w:szCs w:val="28"/>
          <w14:ligatures w14:val="none"/>
        </w:rPr>
        <w:t>自带成熟系统</w:t>
      </w:r>
      <w:r>
        <w:rPr>
          <w:rFonts w:hint="eastAsia" w:ascii="Times New Roman" w:hAnsi="Times New Roman" w:eastAsia="宋体" w:cs="Times New Roman"/>
          <w:color w:val="000000"/>
          <w:sz w:val="28"/>
          <w:szCs w:val="28"/>
          <w:lang w:eastAsia="zh-CN"/>
          <w14:ligatures w14:val="none"/>
        </w:rPr>
        <w:t>”</w:t>
      </w:r>
      <w:r>
        <w:rPr>
          <w:rFonts w:ascii="Times New Roman" w:hAnsi="Times New Roman" w:eastAsia="宋体" w:cs="Times New Roman"/>
          <w:color w:val="000000"/>
          <w:sz w:val="28"/>
          <w:szCs w:val="28"/>
          <w14:ligatures w14:val="none"/>
        </w:rPr>
        <w:t>的办学先发优势，大幅降低了项目的试错成本，确保了中英双方的科研合作与高层次人才培养能够迅速落地并产出实质性成果。</w:t>
      </w:r>
    </w:p>
    <w:p w14:paraId="0A2D813A">
      <w:pPr>
        <w:pStyle w:val="3"/>
        <w:rPr>
          <w:rFonts w:ascii="Times New Roman" w:hAnsi="Times New Roman" w:cs="Times New Roman"/>
        </w:rPr>
      </w:pPr>
      <w:r>
        <w:rPr>
          <w:rFonts w:ascii="Times New Roman" w:hAnsi="Times New Roman" w:cs="Times New Roman"/>
        </w:rPr>
        <w:t>（二）</w:t>
      </w:r>
      <w:ins w:id="94" w:author="Carton" w:date="2026-06-08T16:38:00Z">
        <w:r>
          <w:rPr>
            <w:rFonts w:ascii="Times New Roman" w:hAnsi="Times New Roman" w:cs="Times New Roman"/>
          </w:rPr>
          <w:t>融贯国际理念与本土需求，锻造中英协同育人高水平师资团队</w:t>
        </w:r>
      </w:ins>
    </w:p>
    <w:p w14:paraId="6F872CDF">
      <w:pPr>
        <w:ind w:firstLine="560" w:firstLineChars="200"/>
        <w:rPr>
          <w:rFonts w:ascii="Times New Roman" w:hAnsi="Times New Roman" w:eastAsia="宋体" w:cs="Times New Roman"/>
          <w:color w:val="000000"/>
          <w:sz w:val="28"/>
          <w:szCs w:val="28"/>
          <w14:ligatures w14:val="none"/>
        </w:rPr>
      </w:pPr>
      <w:r>
        <w:rPr>
          <w:rFonts w:ascii="Times New Roman" w:hAnsi="Times New Roman" w:eastAsia="宋体" w:cs="Times New Roman"/>
          <w:color w:val="000000"/>
          <w:sz w:val="28"/>
          <w:szCs w:val="28"/>
          <w14:ligatures w14:val="none"/>
        </w:rPr>
        <w:t>本项目的另一显著特色在于真正落实了跨国协同培养与联合指导机制。整套培养方案由中英双方共同制定，不仅在课程与学位标准上100%对标萨塞克斯大学，更精准对接国内人工智能产业的真实需求。为支撑这一培养体系，项目设立了极为严格的导师准入门槛，中方导师的遴选标准与英方完全一致，且学生在录取前必须经过双方导师的联合面试，以确保研究方向的精准匹配。在师资配置上，项目汇聚了极具竞争力的联合团队：英方导师100%拥有博士学位，90%以上毕业于剑桥、斯坦福、帝国理工等顶尖名校，且均具备英国高等教育学会会士（FHEA）资格；中方导师团队同样背景扎实，核心骨干多毕业于海内外名校，目前拥有教授23人、副教授27人，并包含</w:t>
      </w:r>
      <w:r>
        <w:rPr>
          <w:rFonts w:hint="eastAsia" w:ascii="Times New Roman" w:hAnsi="Times New Roman" w:eastAsia="宋体" w:cs="Times New Roman"/>
          <w:color w:val="000000"/>
          <w:sz w:val="28"/>
          <w:szCs w:val="28"/>
          <w:lang w:val="en-US" w:eastAsia="zh-CN"/>
          <w14:ligatures w14:val="none"/>
        </w:rPr>
        <w:t>国家级</w:t>
      </w:r>
      <w:r>
        <w:rPr>
          <w:rFonts w:ascii="Times New Roman" w:hAnsi="Times New Roman" w:eastAsia="宋体" w:cs="Times New Roman"/>
          <w:color w:val="000000"/>
          <w:sz w:val="28"/>
          <w:szCs w:val="28"/>
          <w14:ligatures w14:val="none"/>
        </w:rPr>
        <w:t>高层次人才。更为重要的是，中英双方师资并非简单拼凑，而是通过常态化机制深度绑定。双方不仅定期开展由英方主讲的教学沙龙、集体备课和联合教研，中方骨干教师还会被派往萨塞克斯大学接受原汁原味的教学与管理培训。同时，中英双方各指定一名学术负责人作为第一联络人统筹日常管理，确保了这套跨国教学与科研体系在标准执行上的无缝衔接。</w:t>
      </w:r>
    </w:p>
    <w:p w14:paraId="4E73DBE8">
      <w:pPr>
        <w:pStyle w:val="3"/>
        <w:rPr>
          <w:rFonts w:ascii="Times New Roman" w:hAnsi="Times New Roman" w:cs="Times New Roman"/>
        </w:rPr>
      </w:pPr>
      <w:r>
        <w:rPr>
          <w:rFonts w:ascii="Times New Roman" w:hAnsi="Times New Roman" w:cs="Times New Roman"/>
        </w:rPr>
        <w:t>（三）依托高能级平台与联合课题，实现学术训练与产业实践的深度融合</w:t>
      </w:r>
    </w:p>
    <w:p w14:paraId="16B620F2">
      <w:pPr>
        <w:ind w:firstLine="560" w:firstLineChars="200"/>
        <w:rPr>
          <w:rFonts w:ascii="Times New Roman" w:hAnsi="Times New Roman" w:eastAsia="宋体" w:cs="Times New Roman"/>
          <w:color w:val="000000"/>
          <w:sz w:val="28"/>
          <w:szCs w:val="28"/>
          <w14:ligatures w14:val="none"/>
        </w:rPr>
      </w:pPr>
      <w:r>
        <w:rPr>
          <w:rFonts w:ascii="Times New Roman" w:hAnsi="Times New Roman" w:eastAsia="宋体" w:cs="Times New Roman"/>
          <w:color w:val="000000"/>
          <w:sz w:val="28"/>
          <w:szCs w:val="28"/>
          <w14:ligatures w14:val="none"/>
        </w:rPr>
        <w:t>本项目摒弃了传统的</w:t>
      </w:r>
      <w:r>
        <w:rPr>
          <w:rFonts w:hint="eastAsia" w:ascii="Times New Roman" w:hAnsi="Times New Roman" w:eastAsia="宋体" w:cs="Times New Roman"/>
          <w:color w:val="000000"/>
          <w:sz w:val="28"/>
          <w:szCs w:val="28"/>
          <w:lang w:eastAsia="zh-CN"/>
          <w14:ligatures w14:val="none"/>
        </w:rPr>
        <w:t>“</w:t>
      </w:r>
      <w:r>
        <w:rPr>
          <w:rFonts w:ascii="Times New Roman" w:hAnsi="Times New Roman" w:eastAsia="宋体" w:cs="Times New Roman"/>
          <w:color w:val="000000"/>
          <w:sz w:val="28"/>
          <w:szCs w:val="28"/>
          <w14:ligatures w14:val="none"/>
        </w:rPr>
        <w:t>单向授课</w:t>
      </w:r>
      <w:r>
        <w:rPr>
          <w:rFonts w:hint="eastAsia" w:ascii="Times New Roman" w:hAnsi="Times New Roman" w:eastAsia="宋体" w:cs="Times New Roman"/>
          <w:color w:val="000000"/>
          <w:sz w:val="28"/>
          <w:szCs w:val="28"/>
          <w:lang w:eastAsia="zh-CN"/>
          <w14:ligatures w14:val="none"/>
        </w:rPr>
        <w:t>”</w:t>
      </w:r>
      <w:r>
        <w:rPr>
          <w:rFonts w:ascii="Times New Roman" w:hAnsi="Times New Roman" w:eastAsia="宋体" w:cs="Times New Roman"/>
          <w:color w:val="000000"/>
          <w:sz w:val="28"/>
          <w:szCs w:val="28"/>
          <w14:ligatures w14:val="none"/>
        </w:rPr>
        <w:t>模式，将学术研究与产业实践直接融入研究生的日常培养。在指导机制上，中英双方导师并非各管一段，而是基于两国在人工智能领域的共性前沿问题联合拟定研究课题。在整个培养周期内，项目常态化运行</w:t>
      </w:r>
      <w:r>
        <w:rPr>
          <w:rFonts w:hint="eastAsia" w:ascii="Times New Roman" w:hAnsi="Times New Roman" w:eastAsia="宋体" w:cs="Times New Roman"/>
          <w:color w:val="000000"/>
          <w:sz w:val="28"/>
          <w:szCs w:val="28"/>
          <w:lang w:eastAsia="zh-CN"/>
          <w14:ligatures w14:val="none"/>
        </w:rPr>
        <w:t>“</w:t>
      </w:r>
      <w:r>
        <w:rPr>
          <w:rFonts w:ascii="Times New Roman" w:hAnsi="Times New Roman" w:eastAsia="宋体" w:cs="Times New Roman"/>
          <w:color w:val="000000"/>
          <w:sz w:val="28"/>
          <w:szCs w:val="28"/>
          <w14:ligatures w14:val="none"/>
        </w:rPr>
        <w:t>英方导师</w:t>
      </w:r>
      <w:r>
        <w:rPr>
          <w:rFonts w:hint="eastAsia" w:ascii="Times New Roman" w:hAnsi="Times New Roman" w:eastAsia="宋体" w:cs="Times New Roman"/>
          <w:color w:val="000000"/>
          <w:sz w:val="28"/>
          <w:szCs w:val="28"/>
          <w:lang w:eastAsia="zh-CN"/>
          <w14:ligatures w14:val="none"/>
        </w:rPr>
        <w:t>—</w:t>
      </w:r>
      <w:r>
        <w:rPr>
          <w:rFonts w:ascii="Times New Roman" w:hAnsi="Times New Roman" w:eastAsia="宋体" w:cs="Times New Roman"/>
          <w:color w:val="000000"/>
          <w:sz w:val="28"/>
          <w:szCs w:val="28"/>
          <w14:ligatures w14:val="none"/>
        </w:rPr>
        <w:t>中方导师</w:t>
      </w:r>
      <w:r>
        <w:rPr>
          <w:rFonts w:hint="eastAsia" w:ascii="Times New Roman" w:hAnsi="Times New Roman" w:eastAsia="宋体" w:cs="Times New Roman"/>
          <w:color w:val="000000"/>
          <w:sz w:val="28"/>
          <w:szCs w:val="28"/>
          <w:lang w:eastAsia="zh-CN"/>
          <w14:ligatures w14:val="none"/>
        </w:rPr>
        <w:t>—</w:t>
      </w:r>
      <w:r>
        <w:rPr>
          <w:rFonts w:ascii="Times New Roman" w:hAnsi="Times New Roman" w:eastAsia="宋体" w:cs="Times New Roman"/>
          <w:color w:val="000000"/>
          <w:sz w:val="28"/>
          <w:szCs w:val="28"/>
          <w14:ligatures w14:val="none"/>
        </w:rPr>
        <w:t>研究生</w:t>
      </w:r>
      <w:r>
        <w:rPr>
          <w:rFonts w:hint="eastAsia" w:ascii="Times New Roman" w:hAnsi="Times New Roman" w:eastAsia="宋体" w:cs="Times New Roman"/>
          <w:color w:val="000000"/>
          <w:sz w:val="28"/>
          <w:szCs w:val="28"/>
          <w:lang w:eastAsia="zh-CN"/>
          <w14:ligatures w14:val="none"/>
        </w:rPr>
        <w:t>”</w:t>
      </w:r>
      <w:r>
        <w:rPr>
          <w:rFonts w:ascii="Times New Roman" w:hAnsi="Times New Roman" w:eastAsia="宋体" w:cs="Times New Roman"/>
          <w:color w:val="000000"/>
          <w:sz w:val="28"/>
          <w:szCs w:val="28"/>
          <w14:ligatures w14:val="none"/>
        </w:rPr>
        <w:t>三方研讨机制，从实验设计、数据分析到论文撰写进行全流程的联合督导。这种模式不仅保障了学生能接受严格的国际化学术规范训练，也促成了中英教师之间实质性的科研合作。在硬件与平台支撑方面，两校均向学生全面开放了图书馆及线上学术资源。同时，项目深度链接产业一线，依托与华为、海康威视等头部企业共建的20余个实训基地，将企业的真实技术诉求转化为学生的科研任务，让学生在解决实际工程问题中完成学位论文。学生在达到各项考核标准后，将获得与萨塞克斯大学英国本土完全一致的硕士学位证书。这一务实的合作模式，不仅直接打通了学院</w:t>
      </w:r>
      <w:r>
        <w:rPr>
          <w:rFonts w:hint="eastAsia" w:ascii="Times New Roman" w:hAnsi="Times New Roman" w:eastAsia="宋体" w:cs="Times New Roman"/>
          <w:color w:val="000000"/>
          <w:sz w:val="28"/>
          <w:szCs w:val="28"/>
          <w:lang w:eastAsia="zh-CN"/>
          <w14:ligatures w14:val="none"/>
        </w:rPr>
        <w:t>“</w:t>
      </w:r>
      <w:r>
        <w:rPr>
          <w:rFonts w:ascii="Times New Roman" w:hAnsi="Times New Roman" w:eastAsia="宋体" w:cs="Times New Roman"/>
          <w:color w:val="000000"/>
          <w:sz w:val="28"/>
          <w:szCs w:val="28"/>
          <w14:ligatures w14:val="none"/>
        </w:rPr>
        <w:t>本</w:t>
      </w:r>
      <w:r>
        <w:rPr>
          <w:rFonts w:hint="eastAsia" w:ascii="Times New Roman" w:hAnsi="Times New Roman" w:eastAsia="宋体" w:cs="Times New Roman"/>
          <w:color w:val="000000"/>
          <w:sz w:val="28"/>
          <w:szCs w:val="28"/>
          <w:lang w:eastAsia="zh-CN"/>
          <w14:ligatures w14:val="none"/>
        </w:rPr>
        <w:t>—</w:t>
      </w:r>
      <w:r>
        <w:rPr>
          <w:rFonts w:ascii="Times New Roman" w:hAnsi="Times New Roman" w:eastAsia="宋体" w:cs="Times New Roman"/>
          <w:color w:val="000000"/>
          <w:sz w:val="28"/>
          <w:szCs w:val="28"/>
          <w14:ligatures w14:val="none"/>
        </w:rPr>
        <w:t>硕</w:t>
      </w:r>
      <w:r>
        <w:rPr>
          <w:rFonts w:hint="eastAsia" w:ascii="Times New Roman" w:hAnsi="Times New Roman" w:eastAsia="宋体" w:cs="Times New Roman"/>
          <w:color w:val="000000"/>
          <w:sz w:val="28"/>
          <w:szCs w:val="28"/>
          <w:lang w:eastAsia="zh-CN"/>
          <w14:ligatures w14:val="none"/>
        </w:rPr>
        <w:t>”</w:t>
      </w:r>
      <w:r>
        <w:rPr>
          <w:rFonts w:ascii="Times New Roman" w:hAnsi="Times New Roman" w:eastAsia="宋体" w:cs="Times New Roman"/>
          <w:color w:val="000000"/>
          <w:sz w:val="28"/>
          <w:szCs w:val="28"/>
          <w14:ligatures w14:val="none"/>
        </w:rPr>
        <w:t>一体化的培养链条，更精准对接了长三角地区对实战型人工智能人才的迫切需求</w:t>
      </w:r>
      <w:r>
        <w:rPr>
          <w:rFonts w:hint="eastAsia" w:ascii="Times New Roman" w:hAnsi="Times New Roman" w:eastAsia="宋体" w:cs="Times New Roman"/>
          <w:color w:val="000000"/>
          <w:sz w:val="28"/>
          <w:szCs w:val="28"/>
          <w:lang w:eastAsia="zh-CN"/>
          <w14:ligatures w14:val="none"/>
        </w:rPr>
        <w:t>。</w:t>
      </w:r>
    </w:p>
    <w:p w14:paraId="29D299FC">
      <w:pPr>
        <w:pStyle w:val="2"/>
        <w:rPr>
          <w:rFonts w:ascii="Times New Roman" w:hAnsi="Times New Roman" w:cs="Times New Roman"/>
        </w:rPr>
      </w:pPr>
      <w:r>
        <w:rPr>
          <w:rFonts w:ascii="Times New Roman" w:hAnsi="Times New Roman" w:cs="Times New Roman"/>
        </w:rPr>
        <w:t>七、教学管理</w:t>
      </w:r>
    </w:p>
    <w:p w14:paraId="1984F973">
      <w:pPr>
        <w:pStyle w:val="3"/>
        <w:numPr>
          <w:ilvl w:val="0"/>
          <w:numId w:val="4"/>
        </w:numPr>
        <w:ind w:left="425" w:hanging="425"/>
      </w:pPr>
      <w:r>
        <w:rPr>
          <w:rFonts w:hint="eastAsia" w:ascii="Times New Roman" w:hAnsi="Times New Roman" w:cs="Times New Roman"/>
        </w:rPr>
        <w:t>组织架构与决策机制</w:t>
      </w:r>
    </w:p>
    <w:p w14:paraId="2729EA7A">
      <w:pPr>
        <w:ind w:firstLine="560" w:firstLineChars="200"/>
        <w:rPr>
          <w:rFonts w:ascii="Times New Roman" w:hAnsi="Times New Roman" w:eastAsia="宋体" w:cs="Times New Roman"/>
          <w:color w:val="000000"/>
          <w:sz w:val="28"/>
          <w:szCs w:val="28"/>
          <w14:ligatures w14:val="none"/>
        </w:rPr>
      </w:pPr>
      <w:r>
        <w:rPr>
          <w:rFonts w:ascii="Times New Roman" w:hAnsi="Times New Roman" w:eastAsia="宋体" w:cs="Times New Roman"/>
          <w:color w:val="000000"/>
          <w:sz w:val="28"/>
          <w:szCs w:val="28"/>
          <w14:ligatures w14:val="none"/>
        </w:rPr>
        <w:t>本项目直接依托浙江工商大学萨塞克斯人工智能学院（办学许可证号：MOE33UKA02DNR20202077N）开展日常教学与运营。该学院自2020年获批设立以来，已积累了成熟的中外合作办学经验，为本项目的落地提供了现成的制度保障。</w:t>
      </w:r>
    </w:p>
    <w:p w14:paraId="4FA029F6">
      <w:pPr>
        <w:ind w:firstLine="560" w:firstLineChars="200"/>
        <w:rPr>
          <w:rFonts w:hint="default" w:ascii="Times New Roman" w:hAnsi="Times New Roman" w:eastAsia="宋体" w:cs="Times New Roman"/>
          <w:color w:val="000000"/>
          <w:sz w:val="28"/>
          <w:szCs w:val="28"/>
          <w14:ligatures w14:val="none"/>
        </w:rPr>
      </w:pPr>
      <w:r>
        <w:rPr>
          <w:rFonts w:hint="default" w:ascii="Times New Roman" w:hAnsi="Times New Roman" w:eastAsia="宋体" w:cs="Times New Roman"/>
          <w:color w:val="000000"/>
          <w:sz w:val="28"/>
          <w:szCs w:val="28"/>
          <w14:ligatures w14:val="none"/>
        </w:rPr>
        <w:t>在管理架构上，项目实行</w:t>
      </w:r>
      <w:r>
        <w:rPr>
          <w:rFonts w:hint="eastAsia" w:ascii="Times New Roman" w:hAnsi="Times New Roman" w:eastAsia="宋体" w:cs="Times New Roman"/>
          <w:color w:val="000000"/>
          <w:sz w:val="28"/>
          <w:szCs w:val="28"/>
          <w:lang w:eastAsia="zh-CN"/>
          <w14:ligatures w14:val="none"/>
        </w:rPr>
        <w:t>“</w:t>
      </w:r>
      <w:r>
        <w:rPr>
          <w:rFonts w:hint="default" w:ascii="Times New Roman" w:hAnsi="Times New Roman" w:eastAsia="宋体" w:cs="Times New Roman"/>
          <w:color w:val="000000"/>
          <w:sz w:val="28"/>
          <w:szCs w:val="28"/>
          <w14:ligatures w14:val="none"/>
        </w:rPr>
        <w:t>联合管理委员会—专项管理小组—学术负责人</w:t>
      </w:r>
      <w:r>
        <w:rPr>
          <w:rFonts w:hint="eastAsia" w:ascii="Times New Roman" w:hAnsi="Times New Roman" w:eastAsia="宋体" w:cs="Times New Roman"/>
          <w:color w:val="000000"/>
          <w:sz w:val="28"/>
          <w:szCs w:val="28"/>
          <w:lang w:eastAsia="zh-CN"/>
          <w14:ligatures w14:val="none"/>
        </w:rPr>
        <w:t>”</w:t>
      </w:r>
      <w:r>
        <w:rPr>
          <w:rFonts w:hint="default" w:ascii="Times New Roman" w:hAnsi="Times New Roman" w:eastAsia="宋体" w:cs="Times New Roman"/>
          <w:color w:val="000000"/>
          <w:sz w:val="28"/>
          <w:szCs w:val="28"/>
          <w14:ligatures w14:val="none"/>
        </w:rPr>
        <w:t>三级联动机制。中英联合管理委员会作为最高决策机构，负责敲定招生计划、培养方案、学位标准及项目清算等重大事项；其中涉及学术核心的决策，必须经英国萨塞克斯大学学术委员会正式审批后方可生效。在执行层面，项目设立专门的硕士管理小组，具体落实招生录取、排课组织、过程考核等日常工作。同时，中英双方各委派一名学术负责人，作为日常运行的第一责任人和联络枢纽，确保两校在教学安排上的无缝对接与高效沟通。</w:t>
      </w:r>
    </w:p>
    <w:p w14:paraId="45922637">
      <w:pPr>
        <w:pStyle w:val="3"/>
        <w:numPr>
          <w:ilvl w:val="0"/>
          <w:numId w:val="5"/>
        </w:numPr>
      </w:pPr>
      <w:r>
        <w:rPr>
          <w:rFonts w:hint="eastAsia" w:ascii="Times New Roman" w:hAnsi="Times New Roman" w:cs="Times New Roman"/>
        </w:rPr>
        <w:t>质量监控与闭环评估</w:t>
      </w:r>
    </w:p>
    <w:p w14:paraId="68D34FD1">
      <w:pPr>
        <w:ind w:firstLine="560" w:firstLineChars="200"/>
        <w:rPr>
          <w:rFonts w:ascii="Times New Roman" w:hAnsi="Times New Roman" w:eastAsia="宋体" w:cs="Times New Roman"/>
          <w:color w:val="000000"/>
          <w:sz w:val="28"/>
          <w:szCs w:val="28"/>
          <w14:ligatures w14:val="none"/>
        </w:rPr>
      </w:pPr>
      <w:r>
        <w:rPr>
          <w:rFonts w:ascii="Times New Roman" w:hAnsi="Times New Roman" w:eastAsia="宋体" w:cs="Times New Roman"/>
          <w:color w:val="000000"/>
          <w:sz w:val="28"/>
          <w:szCs w:val="28"/>
          <w14:ligatures w14:val="none"/>
        </w:rPr>
        <w:t>项目的教学质量评估严格对标英国QAA认证标准，并同步落实中国教育部的教学管理规范。在日常监控中，项目通过校院两级督导听课、期中教学检查、同行评议及学生匿名评教等常规动作，实时掌握课堂教学的真实情况。</w:t>
      </w:r>
    </w:p>
    <w:p w14:paraId="738075C9">
      <w:pPr>
        <w:ind w:firstLine="560" w:firstLineChars="200"/>
        <w:rPr>
          <w:rFonts w:ascii="Times New Roman" w:hAnsi="Times New Roman" w:eastAsia="宋体" w:cs="Times New Roman"/>
          <w:color w:val="000000"/>
          <w:sz w:val="28"/>
          <w:szCs w:val="28"/>
          <w14:ligatures w14:val="none"/>
        </w:rPr>
      </w:pPr>
      <w:r>
        <w:rPr>
          <w:rFonts w:hint="default" w:ascii="Times New Roman" w:hAnsi="Times New Roman" w:eastAsia="宋体" w:cs="Times New Roman"/>
          <w:color w:val="000000"/>
          <w:sz w:val="28"/>
          <w:szCs w:val="28"/>
          <w14:ligatures w14:val="none"/>
        </w:rPr>
        <w:t>为确保考核的公平与严谨，项目专门设立了两个核心学术机构：</w:t>
      </w:r>
      <w:r>
        <w:rPr>
          <w:rFonts w:hint="eastAsia" w:ascii="Times New Roman" w:hAnsi="Times New Roman" w:eastAsia="宋体" w:cs="Times New Roman"/>
          <w:color w:val="000000"/>
          <w:sz w:val="28"/>
          <w:szCs w:val="28"/>
          <w:lang w:eastAsia="zh-CN"/>
          <w14:ligatures w14:val="none"/>
        </w:rPr>
        <w:t>“</w:t>
      </w:r>
      <w:r>
        <w:rPr>
          <w:rFonts w:hint="default" w:ascii="Times New Roman" w:hAnsi="Times New Roman" w:eastAsia="宋体" w:cs="Times New Roman"/>
          <w:color w:val="000000"/>
          <w:sz w:val="28"/>
          <w:szCs w:val="28"/>
          <w14:ligatures w14:val="none"/>
        </w:rPr>
        <w:t>课程评估委员会</w:t>
      </w:r>
      <w:r>
        <w:rPr>
          <w:rFonts w:hint="eastAsia" w:ascii="Times New Roman" w:hAnsi="Times New Roman" w:eastAsia="宋体" w:cs="Times New Roman"/>
          <w:color w:val="000000"/>
          <w:sz w:val="28"/>
          <w:szCs w:val="28"/>
          <w:lang w:eastAsia="zh-CN"/>
          <w14:ligatures w14:val="none"/>
        </w:rPr>
        <w:t>”</w:t>
      </w:r>
      <w:r>
        <w:rPr>
          <w:rFonts w:hint="default" w:ascii="Times New Roman" w:hAnsi="Times New Roman" w:eastAsia="宋体" w:cs="Times New Roman"/>
          <w:color w:val="000000"/>
          <w:sz w:val="28"/>
          <w:szCs w:val="28"/>
          <w14:ligatures w14:val="none"/>
        </w:rPr>
        <w:t>负责审查各门课程的教学大纲、考试难度及评分标准；“升学及学位委员会”则严格把关学生的学业进度、学分认定及最终的学位授予资格。一旦在教学检查或学生反馈中发现问题，管理小组将直接介入，形成</w:t>
      </w:r>
      <w:r>
        <w:rPr>
          <w:rFonts w:hint="eastAsia" w:ascii="Times New Roman" w:hAnsi="Times New Roman" w:eastAsia="宋体" w:cs="Times New Roman"/>
          <w:color w:val="000000"/>
          <w:sz w:val="28"/>
          <w:szCs w:val="28"/>
          <w:lang w:eastAsia="zh-CN"/>
          <w14:ligatures w14:val="none"/>
        </w:rPr>
        <w:t>“</w:t>
      </w:r>
      <w:r>
        <w:rPr>
          <w:rFonts w:hint="default" w:ascii="Times New Roman" w:hAnsi="Times New Roman" w:eastAsia="宋体" w:cs="Times New Roman"/>
          <w:color w:val="000000"/>
          <w:sz w:val="28"/>
          <w:szCs w:val="28"/>
          <w14:ligatures w14:val="none"/>
        </w:rPr>
        <w:t>发现问题—落实整改—效果复核</w:t>
      </w:r>
      <w:r>
        <w:rPr>
          <w:rFonts w:hint="eastAsia" w:ascii="Times New Roman" w:hAnsi="Times New Roman" w:eastAsia="宋体" w:cs="Times New Roman"/>
          <w:color w:val="000000"/>
          <w:sz w:val="28"/>
          <w:szCs w:val="28"/>
          <w:lang w:eastAsia="zh-CN"/>
          <w14:ligatures w14:val="none"/>
        </w:rPr>
        <w:t>”</w:t>
      </w:r>
      <w:r>
        <w:rPr>
          <w:rFonts w:hint="default" w:ascii="Times New Roman" w:hAnsi="Times New Roman" w:eastAsia="宋体" w:cs="Times New Roman"/>
          <w:color w:val="000000"/>
          <w:sz w:val="28"/>
          <w:szCs w:val="28"/>
          <w14:ligatures w14:val="none"/>
        </w:rPr>
        <w:t>的务实管理流程，坚决杜绝教学管理中的形式主义，切实保障研究生的培养质量。</w:t>
      </w:r>
    </w:p>
    <w:p w14:paraId="22339463">
      <w:pPr>
        <w:pStyle w:val="2"/>
        <w:rPr>
          <w:rFonts w:ascii="Times New Roman" w:hAnsi="Times New Roman" w:eastAsia="宋体" w:cs="Times New Roman"/>
          <w:color w:val="000000"/>
          <w:sz w:val="28"/>
          <w:szCs w:val="28"/>
          <w14:ligatures w14:val="none"/>
        </w:rPr>
      </w:pPr>
      <w:r>
        <w:rPr>
          <w:rFonts w:ascii="Times New Roman" w:hAnsi="Times New Roman" w:cs="Times New Roman"/>
        </w:rPr>
        <w:t>八、学生管理</w:t>
      </w:r>
    </w:p>
    <w:p w14:paraId="2FD050E3">
      <w:pPr>
        <w:ind w:firstLine="560" w:firstLineChars="200"/>
        <w:rPr>
          <w:rFonts w:ascii="Times New Roman" w:hAnsi="Times New Roman" w:eastAsia="宋体" w:cs="Times New Roman"/>
          <w:color w:val="000000"/>
          <w:sz w:val="28"/>
          <w:szCs w:val="28"/>
          <w14:ligatures w14:val="none"/>
        </w:rPr>
      </w:pPr>
      <w:r>
        <w:rPr>
          <w:rFonts w:ascii="Times New Roman" w:hAnsi="Times New Roman" w:eastAsia="宋体" w:cs="Times New Roman"/>
          <w:color w:val="000000"/>
          <w:sz w:val="28"/>
          <w:szCs w:val="28"/>
          <w14:ligatures w14:val="none"/>
        </w:rPr>
        <w:t>本项目学生全程在浙江工商大学杭州校区培养，不涉及赴英分段学习。针对这一本土化培养特点，项目融合中英两校的管理优势，建立了一套以</w:t>
      </w:r>
      <w:r>
        <w:rPr>
          <w:rFonts w:hint="eastAsia" w:ascii="Times New Roman" w:hAnsi="Times New Roman" w:eastAsia="宋体" w:cs="Times New Roman"/>
          <w:color w:val="000000"/>
          <w:sz w:val="28"/>
          <w:szCs w:val="28"/>
          <w:lang w:eastAsia="zh-CN"/>
          <w14:ligatures w14:val="none"/>
        </w:rPr>
        <w:t>“</w:t>
      </w:r>
      <w:r>
        <w:rPr>
          <w:rFonts w:ascii="Times New Roman" w:hAnsi="Times New Roman" w:eastAsia="宋体" w:cs="Times New Roman"/>
          <w:color w:val="000000"/>
          <w:sz w:val="28"/>
          <w:szCs w:val="28"/>
          <w14:ligatures w14:val="none"/>
        </w:rPr>
        <w:t>中外双导师</w:t>
      </w:r>
      <w:r>
        <w:rPr>
          <w:rFonts w:hint="eastAsia" w:ascii="Times New Roman" w:hAnsi="Times New Roman" w:eastAsia="宋体" w:cs="Times New Roman"/>
          <w:color w:val="000000"/>
          <w:sz w:val="28"/>
          <w:szCs w:val="28"/>
          <w:lang w:eastAsia="zh-CN"/>
          <w14:ligatures w14:val="none"/>
        </w:rPr>
        <w:t>”</w:t>
      </w:r>
      <w:r>
        <w:rPr>
          <w:rFonts w:ascii="Times New Roman" w:hAnsi="Times New Roman" w:eastAsia="宋体" w:cs="Times New Roman"/>
          <w:color w:val="000000"/>
          <w:sz w:val="28"/>
          <w:szCs w:val="28"/>
          <w14:ligatures w14:val="none"/>
        </w:rPr>
        <w:t>为核心、以辅导员为支撑的务实管理体系。</w:t>
      </w:r>
    </w:p>
    <w:p w14:paraId="65BBF3C6">
      <w:pPr>
        <w:pStyle w:val="3"/>
        <w:numPr>
          <w:ilvl w:val="0"/>
          <w:numId w:val="6"/>
        </w:numPr>
      </w:pPr>
      <w:r>
        <w:rPr>
          <w:rFonts w:ascii="Times New Roman" w:hAnsi="Times New Roman" w:cs="Times New Roman"/>
        </w:rPr>
        <w:t>做实中外双导师制，保障跨国协同指导</w:t>
      </w:r>
    </w:p>
    <w:p w14:paraId="49D54A77">
      <w:pPr>
        <w:ind w:firstLine="560" w:firstLineChars="200"/>
        <w:rPr>
          <w:rFonts w:ascii="Times New Roman" w:hAnsi="Times New Roman" w:eastAsia="宋体" w:cs="Times New Roman"/>
          <w:color w:val="000000"/>
          <w:sz w:val="28"/>
          <w:szCs w:val="28"/>
          <w14:ligatures w14:val="none"/>
        </w:rPr>
      </w:pPr>
      <w:r>
        <w:rPr>
          <w:rFonts w:ascii="Times New Roman" w:hAnsi="Times New Roman" w:eastAsia="宋体" w:cs="Times New Roman"/>
          <w:color w:val="000000"/>
          <w:sz w:val="28"/>
          <w:szCs w:val="28"/>
          <w14:ligatures w14:val="none"/>
        </w:rPr>
        <w:t>由于学生全程在国内，如何保证英方教育资源的实质性介入是管理的重点。项目为每位硕士生硬性配备中、英双导师，明确分工，协同履职。</w:t>
      </w:r>
    </w:p>
    <w:p w14:paraId="0E7E3B37">
      <w:pPr>
        <w:numPr>
          <w:ilvl w:val="0"/>
          <w:numId w:val="7"/>
        </w:numPr>
        <w:ind w:firstLine="560" w:firstLineChars="200"/>
        <w:rPr>
          <w:rFonts w:hint="default" w:ascii="Times New Roman" w:hAnsi="Times New Roman" w:eastAsia="宋体" w:cs="Times New Roman"/>
          <w:color w:val="000000"/>
          <w:sz w:val="28"/>
          <w:szCs w:val="28"/>
          <w14:ligatures w14:val="none"/>
        </w:rPr>
      </w:pPr>
      <w:r>
        <w:rPr>
          <w:rFonts w:hint="default" w:ascii="Times New Roman" w:hAnsi="Times New Roman" w:eastAsia="宋体" w:cs="Times New Roman"/>
          <w:color w:val="000000"/>
          <w:sz w:val="28"/>
          <w:szCs w:val="28"/>
          <w14:ligatures w14:val="none"/>
        </w:rPr>
        <w:t>严格导师准入</w:t>
      </w:r>
      <w:r>
        <w:rPr>
          <w:rFonts w:hint="eastAsia" w:ascii="Times New Roman" w:hAnsi="Times New Roman" w:eastAsia="宋体" w:cs="Times New Roman"/>
          <w:color w:val="000000"/>
          <w:sz w:val="28"/>
          <w:szCs w:val="28"/>
          <w:lang w:eastAsia="zh-CN"/>
          <w14:ligatures w14:val="none"/>
        </w:rPr>
        <w:t>。</w:t>
      </w:r>
      <w:r>
        <w:rPr>
          <w:rFonts w:hint="default" w:ascii="Times New Roman" w:hAnsi="Times New Roman" w:eastAsia="宋体" w:cs="Times New Roman"/>
          <w:color w:val="000000"/>
          <w:sz w:val="28"/>
          <w:szCs w:val="28"/>
          <w14:ligatures w14:val="none"/>
        </w:rPr>
        <w:t>无论是英方还是中方导师，均需严格按照两校现行的硕士生导师标准进行资质审核。英方导师须在学生入学前敲定并备案，中方导师则在学籍注册后迅速完成对接，确保学生一入学就能获得专业指导。</w:t>
      </w:r>
    </w:p>
    <w:p w14:paraId="74E6024C">
      <w:pPr>
        <w:numPr>
          <w:ilvl w:val="0"/>
          <w:numId w:val="7"/>
        </w:numPr>
        <w:ind w:firstLine="560" w:firstLineChars="200"/>
        <w:rPr>
          <w:rFonts w:ascii="Times New Roman" w:hAnsi="Times New Roman" w:eastAsia="宋体" w:cs="Times New Roman"/>
          <w:color w:val="000000"/>
          <w:sz w:val="28"/>
          <w:szCs w:val="28"/>
          <w14:ligatures w14:val="none"/>
        </w:rPr>
      </w:pPr>
      <w:r>
        <w:rPr>
          <w:rFonts w:hint="default" w:ascii="Times New Roman" w:hAnsi="Times New Roman" w:eastAsia="宋体" w:cs="Times New Roman"/>
          <w:color w:val="000000"/>
          <w:sz w:val="28"/>
          <w:szCs w:val="28"/>
          <w14:ligatures w14:val="none"/>
        </w:rPr>
        <w:t>明确指导频次与方式</w:t>
      </w:r>
      <w:r>
        <w:rPr>
          <w:rFonts w:hint="eastAsia" w:ascii="Times New Roman" w:hAnsi="Times New Roman" w:eastAsia="宋体" w:cs="Times New Roman"/>
          <w:color w:val="000000"/>
          <w:sz w:val="28"/>
          <w:szCs w:val="28"/>
          <w:lang w:eastAsia="zh-CN"/>
          <w14:ligatures w14:val="none"/>
        </w:rPr>
        <w:t>。</w:t>
      </w:r>
      <w:r>
        <w:rPr>
          <w:rFonts w:hint="default" w:ascii="Times New Roman" w:hAnsi="Times New Roman" w:eastAsia="宋体" w:cs="Times New Roman"/>
          <w:color w:val="000000"/>
          <w:sz w:val="28"/>
          <w:szCs w:val="28"/>
          <w14:ligatures w14:val="none"/>
        </w:rPr>
        <w:t>针对跨国培养的实际，项目制定了硬性的沟通指标。英方导师主要负责远程学术引领，每学期必须组织多次线上的</w:t>
      </w:r>
      <w:r>
        <w:rPr>
          <w:rFonts w:hint="eastAsia" w:ascii="Times New Roman" w:hAnsi="Times New Roman" w:eastAsia="宋体" w:cs="Times New Roman"/>
          <w:color w:val="000000"/>
          <w:sz w:val="28"/>
          <w:szCs w:val="28"/>
          <w:lang w:eastAsia="zh-CN"/>
          <w14:ligatures w14:val="none"/>
        </w:rPr>
        <w:t>“</w:t>
      </w:r>
      <w:r>
        <w:rPr>
          <w:rFonts w:hint="default" w:ascii="Times New Roman" w:hAnsi="Times New Roman" w:eastAsia="宋体" w:cs="Times New Roman"/>
          <w:color w:val="000000"/>
          <w:sz w:val="28"/>
          <w:szCs w:val="28"/>
          <w14:ligatures w14:val="none"/>
        </w:rPr>
        <w:t>中英导师+学生</w:t>
      </w:r>
      <w:r>
        <w:rPr>
          <w:rFonts w:hint="eastAsia" w:ascii="Times New Roman" w:hAnsi="Times New Roman" w:eastAsia="宋体" w:cs="Times New Roman"/>
          <w:color w:val="000000"/>
          <w:sz w:val="28"/>
          <w:szCs w:val="28"/>
          <w:lang w:eastAsia="zh-CN"/>
          <w14:ligatures w14:val="none"/>
        </w:rPr>
        <w:t>”</w:t>
      </w:r>
      <w:r>
        <w:rPr>
          <w:rFonts w:hint="default" w:ascii="Times New Roman" w:hAnsi="Times New Roman" w:eastAsia="宋体" w:cs="Times New Roman"/>
          <w:color w:val="000000"/>
          <w:sz w:val="28"/>
          <w:szCs w:val="28"/>
          <w14:ligatures w14:val="none"/>
        </w:rPr>
        <w:t>三方研讨会；中方导师则承担线下</w:t>
      </w:r>
      <w:r>
        <w:rPr>
          <w:rFonts w:hint="eastAsia" w:ascii="Times New Roman" w:hAnsi="Times New Roman" w:eastAsia="宋体" w:cs="Times New Roman"/>
          <w:color w:val="000000"/>
          <w:sz w:val="28"/>
          <w:szCs w:val="28"/>
          <w:lang w:eastAsia="zh-CN"/>
          <w14:ligatures w14:val="none"/>
        </w:rPr>
        <w:t>“</w:t>
      </w:r>
      <w:r>
        <w:rPr>
          <w:rFonts w:hint="default" w:ascii="Times New Roman" w:hAnsi="Times New Roman" w:eastAsia="宋体" w:cs="Times New Roman"/>
          <w:color w:val="000000"/>
          <w:sz w:val="28"/>
          <w:szCs w:val="28"/>
          <w14:ligatures w14:val="none"/>
        </w:rPr>
        <w:t>兜底</w:t>
      </w:r>
      <w:r>
        <w:rPr>
          <w:rFonts w:hint="eastAsia" w:ascii="Times New Roman" w:hAnsi="Times New Roman" w:eastAsia="宋体" w:cs="Times New Roman"/>
          <w:color w:val="000000"/>
          <w:sz w:val="28"/>
          <w:szCs w:val="28"/>
          <w:lang w:eastAsia="zh-CN"/>
          <w14:ligatures w14:val="none"/>
        </w:rPr>
        <w:t>”</w:t>
      </w:r>
      <w:r>
        <w:rPr>
          <w:rFonts w:hint="default" w:ascii="Times New Roman" w:hAnsi="Times New Roman" w:eastAsia="宋体" w:cs="Times New Roman"/>
          <w:color w:val="000000"/>
          <w:sz w:val="28"/>
          <w:szCs w:val="28"/>
          <w14:ligatures w14:val="none"/>
        </w:rPr>
        <w:t>责任，每月至少与学生进行一次面对面（或专项线上）沟通，手把手解决课程进度、实验室操作及论文撰写中的具体困难。</w:t>
      </w:r>
    </w:p>
    <w:p w14:paraId="3D5FFB23">
      <w:pPr>
        <w:numPr>
          <w:ilvl w:val="0"/>
          <w:numId w:val="7"/>
        </w:numPr>
        <w:ind w:firstLine="560" w:firstLineChars="200"/>
        <w:rPr>
          <w:rFonts w:ascii="Times New Roman" w:hAnsi="Times New Roman" w:eastAsia="宋体" w:cs="Times New Roman"/>
          <w:color w:val="000000"/>
          <w:sz w:val="28"/>
          <w:szCs w:val="28"/>
          <w14:ligatures w14:val="none"/>
        </w:rPr>
      </w:pPr>
      <w:r>
        <w:rPr>
          <w:rFonts w:hint="default" w:ascii="Times New Roman" w:hAnsi="Times New Roman" w:eastAsia="宋体" w:cs="Times New Roman"/>
          <w:color w:val="000000"/>
          <w:sz w:val="28"/>
          <w:szCs w:val="28"/>
          <w14:ligatures w14:val="none"/>
        </w:rPr>
        <w:t>覆盖培养全过程</w:t>
      </w:r>
      <w:r>
        <w:rPr>
          <w:rFonts w:hint="eastAsia" w:ascii="Times New Roman" w:hAnsi="Times New Roman" w:eastAsia="宋体" w:cs="Times New Roman"/>
          <w:color w:val="000000"/>
          <w:sz w:val="28"/>
          <w:szCs w:val="28"/>
          <w:lang w:eastAsia="zh-CN"/>
          <w14:ligatures w14:val="none"/>
        </w:rPr>
        <w:t>。</w:t>
      </w:r>
      <w:r>
        <w:rPr>
          <w:rFonts w:hint="default" w:ascii="Times New Roman" w:hAnsi="Times New Roman" w:eastAsia="宋体" w:cs="Times New Roman"/>
          <w:color w:val="000000"/>
          <w:sz w:val="28"/>
          <w:szCs w:val="28"/>
          <w14:ligatures w14:val="none"/>
        </w:rPr>
        <w:t>双导师团队的职责不仅是指导毕业论文，而是前置到课程学习、科研项目推进和学术规范养成的每一个环节，一旦发现学生学业吃力，三方将立即开会研判并介入干预</w:t>
      </w:r>
      <w:r>
        <w:rPr>
          <w:rFonts w:ascii="Times New Roman" w:hAnsi="Times New Roman" w:eastAsia="宋体" w:cs="Times New Roman"/>
          <w:color w:val="000000"/>
          <w:sz w:val="28"/>
          <w:szCs w:val="28"/>
          <w14:ligatures w14:val="none"/>
        </w:rPr>
        <w:t>。</w:t>
      </w:r>
    </w:p>
    <w:p w14:paraId="2632447C">
      <w:pPr>
        <w:pStyle w:val="3"/>
        <w:numPr>
          <w:ilvl w:val="0"/>
          <w:numId w:val="6"/>
        </w:numPr>
        <w:rPr>
          <w:rFonts w:ascii="Times New Roman" w:hAnsi="Times New Roman" w:cs="Times New Roman"/>
        </w:rPr>
      </w:pPr>
      <w:r>
        <w:rPr>
          <w:rFonts w:ascii="Times New Roman" w:hAnsi="Times New Roman" w:cs="Times New Roman"/>
        </w:rPr>
        <w:t>落实本土化管理底色，严抓思政与学术规范</w:t>
      </w:r>
    </w:p>
    <w:p w14:paraId="717A098F">
      <w:pPr>
        <w:ind w:firstLine="560" w:firstLineChars="200"/>
        <w:rPr>
          <w:rFonts w:ascii="Times New Roman" w:hAnsi="Times New Roman" w:eastAsia="宋体" w:cs="Times New Roman"/>
          <w:color w:val="000000"/>
          <w:sz w:val="28"/>
          <w:szCs w:val="28"/>
          <w14:ligatures w14:val="none"/>
        </w:rPr>
      </w:pPr>
      <w:r>
        <w:rPr>
          <w:rFonts w:ascii="Times New Roman" w:hAnsi="Times New Roman" w:eastAsia="宋体" w:cs="Times New Roman"/>
          <w:color w:val="000000"/>
          <w:sz w:val="28"/>
          <w:szCs w:val="28"/>
          <w14:ligatures w14:val="none"/>
        </w:rPr>
        <w:t>在引进英方学术资源的同时，项目严格遵守《普通高等学校学生管理规定》，将思想政治教育和日常管理落到实处</w:t>
      </w:r>
      <w:r>
        <w:rPr>
          <w:rFonts w:hint="eastAsia" w:ascii="Times New Roman" w:hAnsi="Times New Roman" w:eastAsia="宋体" w:cs="Times New Roman"/>
          <w:color w:val="000000"/>
          <w:sz w:val="28"/>
          <w:szCs w:val="28"/>
          <w:lang w:eastAsia="zh-CN"/>
          <w14:ligatures w14:val="none"/>
        </w:rPr>
        <w:t>，</w:t>
      </w:r>
      <w:r>
        <w:rPr>
          <w:rFonts w:hint="default" w:ascii="Times New Roman" w:hAnsi="Times New Roman" w:eastAsia="宋体" w:cs="Times New Roman"/>
          <w:color w:val="000000"/>
          <w:sz w:val="28"/>
          <w:szCs w:val="28"/>
          <w14:ligatures w14:val="none"/>
        </w:rPr>
        <w:t>依托</w:t>
      </w:r>
      <w:r>
        <w:rPr>
          <w:rFonts w:hint="eastAsia" w:ascii="Times New Roman" w:hAnsi="Times New Roman" w:eastAsia="宋体" w:cs="Times New Roman"/>
          <w:color w:val="000000"/>
          <w:sz w:val="28"/>
          <w:szCs w:val="28"/>
          <w:lang w:eastAsia="zh-CN"/>
          <w14:ligatures w14:val="none"/>
        </w:rPr>
        <w:t>“</w:t>
      </w:r>
      <w:r>
        <w:rPr>
          <w:rFonts w:hint="default" w:ascii="Times New Roman" w:hAnsi="Times New Roman" w:eastAsia="宋体" w:cs="Times New Roman"/>
          <w:color w:val="000000"/>
          <w:sz w:val="28"/>
          <w:szCs w:val="28"/>
          <w14:ligatures w14:val="none"/>
        </w:rPr>
        <w:t>专业导师+专职辅导员+行业导师</w:t>
      </w:r>
      <w:r>
        <w:rPr>
          <w:rFonts w:hint="eastAsia" w:ascii="Times New Roman" w:hAnsi="Times New Roman" w:eastAsia="宋体" w:cs="Times New Roman"/>
          <w:color w:val="000000"/>
          <w:sz w:val="28"/>
          <w:szCs w:val="28"/>
          <w:lang w:eastAsia="zh-CN"/>
          <w14:ligatures w14:val="none"/>
        </w:rPr>
        <w:t>”</w:t>
      </w:r>
      <w:r>
        <w:rPr>
          <w:rFonts w:hint="default" w:ascii="Times New Roman" w:hAnsi="Times New Roman" w:eastAsia="宋体" w:cs="Times New Roman"/>
          <w:color w:val="000000"/>
          <w:sz w:val="28"/>
          <w:szCs w:val="28"/>
          <w14:ligatures w14:val="none"/>
        </w:rPr>
        <w:t>三支队伍开展协同育人。在日常管理中，以党团组织活动为抓手，密切关注学生的思想动态与心理健康；在学术管理上，充分尊重学生的个性化研究兴趣，但同时划定红线，严格开展科研诚信教育，坚决杜绝学术不端行为，确保培养出既具备国际视野、又符合国家战略需求的高素质人才</w:t>
      </w:r>
      <w:r>
        <w:rPr>
          <w:rFonts w:ascii="Times New Roman" w:hAnsi="Times New Roman" w:eastAsia="宋体" w:cs="Times New Roman"/>
          <w:color w:val="000000"/>
          <w:sz w:val="28"/>
          <w:szCs w:val="28"/>
          <w14:ligatures w14:val="none"/>
        </w:rPr>
        <w:t>。</w:t>
      </w:r>
    </w:p>
    <w:p w14:paraId="71CD9BD9">
      <w:pPr>
        <w:pStyle w:val="3"/>
        <w:numPr>
          <w:ilvl w:val="0"/>
          <w:numId w:val="6"/>
        </w:numPr>
      </w:pPr>
      <w:r>
        <w:rPr>
          <w:rFonts w:ascii="Times New Roman" w:hAnsi="Times New Roman" w:cs="Times New Roman"/>
        </w:rPr>
        <w:t>整合两校服务资源，兜底学生全面发展</w:t>
      </w:r>
    </w:p>
    <w:p w14:paraId="3E9AA43F">
      <w:pPr>
        <w:ind w:firstLine="560" w:firstLineChars="200"/>
        <w:rPr>
          <w:rFonts w:ascii="Times New Roman" w:hAnsi="Times New Roman" w:eastAsia="宋体" w:cs="Times New Roman"/>
          <w:color w:val="000000"/>
          <w:sz w:val="28"/>
          <w:szCs w:val="28"/>
          <w14:ligatures w14:val="none"/>
        </w:rPr>
      </w:pPr>
      <w:r>
        <w:rPr>
          <w:rFonts w:ascii="Times New Roman" w:hAnsi="Times New Roman" w:eastAsia="宋体" w:cs="Times New Roman"/>
          <w:color w:val="000000"/>
          <w:sz w:val="28"/>
          <w:szCs w:val="28"/>
          <w14:ligatures w14:val="none"/>
        </w:rPr>
        <w:t>为了让学生在国内也能享受到原汁原味的国际化教育服务，项目在校、院两级打通了综合服务网络。</w:t>
      </w:r>
      <w:r>
        <w:rPr>
          <w:rFonts w:hint="default" w:ascii="Times New Roman" w:hAnsi="Times New Roman" w:eastAsia="宋体" w:cs="Times New Roman"/>
          <w:color w:val="000000"/>
          <w:sz w:val="28"/>
          <w:szCs w:val="28"/>
          <w14:ligatures w14:val="none"/>
        </w:rPr>
        <w:t>除了常规的后勤保障，项目针对中外合作办学硕士的痛点，系统性地引入了两校的优质附加资源。例如，为学生提供专门的英文学术写作指导、国际前沿科研方法培训；同时，针对研究生的就业压力，设立职业规划咨询和心理疏导专项服务。所有这些学生服务环节，都将纳入教学督导和学位委员会的常态化监控中，确保服务不流于形式，真正赋能学生的学业进步与身心健康</w:t>
      </w:r>
      <w:r>
        <w:rPr>
          <w:rFonts w:ascii="Times New Roman" w:hAnsi="Times New Roman" w:eastAsia="宋体" w:cs="Times New Roman"/>
          <w:color w:val="000000"/>
          <w:sz w:val="28"/>
          <w:szCs w:val="28"/>
          <w14:ligatures w14:val="none"/>
        </w:rPr>
        <w:t>。</w:t>
      </w:r>
    </w:p>
    <w:p w14:paraId="4D9BE88B">
      <w:pPr>
        <w:pStyle w:val="2"/>
        <w:rPr>
          <w:rFonts w:ascii="Times New Roman" w:hAnsi="Times New Roman" w:cs="Times New Roman"/>
        </w:rPr>
      </w:pPr>
      <w:r>
        <w:rPr>
          <w:rFonts w:ascii="Times New Roman" w:hAnsi="Times New Roman" w:cs="Times New Roman"/>
        </w:rPr>
        <w:t>九、党建工作</w:t>
      </w:r>
    </w:p>
    <w:p w14:paraId="7134FD4D">
      <w:pPr>
        <w:pStyle w:val="3"/>
        <w:numPr>
          <w:ilvl w:val="0"/>
          <w:numId w:val="8"/>
        </w:numPr>
        <w:ind w:left="425" w:hanging="425"/>
      </w:pPr>
      <w:r>
        <w:rPr>
          <w:rFonts w:ascii="Times New Roman" w:hAnsi="Times New Roman" w:cs="Times New Roman"/>
        </w:rPr>
        <w:t>坚持党的全面领导，夯实基层组织基础</w:t>
      </w:r>
    </w:p>
    <w:p w14:paraId="5A05EC4D">
      <w:pPr>
        <w:ind w:firstLine="560" w:firstLineChars="200"/>
        <w:rPr>
          <w:rFonts w:ascii="Times New Roman" w:hAnsi="Times New Roman" w:eastAsia="宋体" w:cs="Times New Roman"/>
          <w:color w:val="000000"/>
          <w:sz w:val="28"/>
          <w:szCs w:val="28"/>
          <w14:ligatures w14:val="none"/>
        </w:rPr>
      </w:pPr>
      <w:r>
        <w:rPr>
          <w:rFonts w:ascii="Times New Roman" w:hAnsi="Times New Roman" w:eastAsia="宋体" w:cs="Times New Roman"/>
          <w:color w:val="000000"/>
          <w:sz w:val="28"/>
          <w:szCs w:val="28"/>
          <w14:ligatures w14:val="none"/>
        </w:rPr>
        <w:t>项目从设立之初就明确了党组织的法定地位与核心作用。</w:t>
      </w:r>
      <w:r>
        <w:rPr>
          <w:rFonts w:hint="default" w:ascii="Times New Roman" w:hAnsi="Times New Roman" w:eastAsia="宋体" w:cs="Times New Roman"/>
          <w:color w:val="000000"/>
          <w:sz w:val="28"/>
          <w:szCs w:val="28"/>
          <w14:ligatures w14:val="none"/>
        </w:rPr>
        <w:t>将党建工作要求正式写入中外合作办学章程。明确规定学院党委书记（或党建负责人）必须进入中英联合管理委员会。在涉及培养方案修订、外籍教师聘任、引进教材选用等重大事项上，严格执行</w:t>
      </w:r>
      <w:r>
        <w:rPr>
          <w:rFonts w:hint="eastAsia" w:ascii="Times New Roman" w:hAnsi="Times New Roman" w:eastAsia="宋体" w:cs="Times New Roman"/>
          <w:color w:val="000000"/>
          <w:sz w:val="28"/>
          <w:szCs w:val="28"/>
          <w:lang w:eastAsia="zh-CN"/>
          <w14:ligatures w14:val="none"/>
        </w:rPr>
        <w:t>“</w:t>
      </w:r>
      <w:r>
        <w:rPr>
          <w:rFonts w:hint="default" w:ascii="Times New Roman" w:hAnsi="Times New Roman" w:eastAsia="宋体" w:cs="Times New Roman"/>
          <w:color w:val="000000"/>
          <w:sz w:val="28"/>
          <w:szCs w:val="28"/>
          <w14:ligatures w14:val="none"/>
        </w:rPr>
        <w:t>党委会先行把关</w:t>
      </w:r>
      <w:r>
        <w:rPr>
          <w:rFonts w:hint="eastAsia" w:ascii="Times New Roman" w:hAnsi="Times New Roman" w:eastAsia="宋体" w:cs="Times New Roman"/>
          <w:color w:val="000000"/>
          <w:sz w:val="28"/>
          <w:szCs w:val="28"/>
          <w:lang w:eastAsia="zh-CN"/>
          <w14:ligatures w14:val="none"/>
        </w:rPr>
        <w:t>”</w:t>
      </w:r>
      <w:r>
        <w:rPr>
          <w:rFonts w:hint="default" w:ascii="Times New Roman" w:hAnsi="Times New Roman" w:eastAsia="宋体" w:cs="Times New Roman"/>
          <w:color w:val="000000"/>
          <w:sz w:val="28"/>
          <w:szCs w:val="28"/>
          <w14:ligatures w14:val="none"/>
        </w:rPr>
        <w:t>制度，未经党组织审核通过的事项，不得提交党政联席会议或联合管理委员会决策。针对硕士项目的独立性，单独设立硕士研究生党支部和项目教师党支部。在支部书记的选拔上，坚决落实</w:t>
      </w:r>
      <w:r>
        <w:rPr>
          <w:rFonts w:hint="eastAsia" w:ascii="Times New Roman" w:hAnsi="Times New Roman" w:eastAsia="宋体" w:cs="Times New Roman"/>
          <w:color w:val="000000"/>
          <w:sz w:val="28"/>
          <w:szCs w:val="28"/>
          <w:lang w:eastAsia="zh-CN"/>
          <w14:ligatures w14:val="none"/>
        </w:rPr>
        <w:t>“</w:t>
      </w:r>
      <w:r>
        <w:rPr>
          <w:rFonts w:hint="default" w:ascii="Times New Roman" w:hAnsi="Times New Roman" w:eastAsia="宋体" w:cs="Times New Roman"/>
          <w:color w:val="000000"/>
          <w:sz w:val="28"/>
          <w:szCs w:val="28"/>
          <w14:ligatures w14:val="none"/>
        </w:rPr>
        <w:t>双带头人</w:t>
      </w:r>
      <w:r>
        <w:rPr>
          <w:rFonts w:hint="eastAsia" w:ascii="Times New Roman" w:hAnsi="Times New Roman" w:eastAsia="宋体" w:cs="Times New Roman"/>
          <w:color w:val="000000"/>
          <w:sz w:val="28"/>
          <w:szCs w:val="28"/>
          <w:lang w:eastAsia="zh-CN"/>
          <w14:ligatures w14:val="none"/>
        </w:rPr>
        <w:t>”</w:t>
      </w:r>
      <w:r>
        <w:rPr>
          <w:rFonts w:hint="default" w:ascii="Times New Roman" w:hAnsi="Times New Roman" w:eastAsia="宋体" w:cs="Times New Roman"/>
          <w:color w:val="000000"/>
          <w:sz w:val="28"/>
          <w:szCs w:val="28"/>
          <w14:ligatures w14:val="none"/>
        </w:rPr>
        <w:t>制度，由既懂人工智能专业业务、又具备较高政治素质的骨干教师担任，确保党建工作与专业教学不脱节</w:t>
      </w:r>
      <w:r>
        <w:rPr>
          <w:rFonts w:ascii="Times New Roman" w:hAnsi="Times New Roman" w:eastAsia="宋体" w:cs="Times New Roman"/>
          <w:color w:val="000000"/>
          <w:sz w:val="28"/>
          <w:szCs w:val="28"/>
          <w14:ligatures w14:val="none"/>
        </w:rPr>
        <w:t>。</w:t>
      </w:r>
    </w:p>
    <w:p w14:paraId="30473E02">
      <w:pPr>
        <w:pStyle w:val="3"/>
        <w:numPr>
          <w:ilvl w:val="0"/>
          <w:numId w:val="8"/>
        </w:numPr>
        <w:ind w:left="425" w:hanging="425"/>
      </w:pPr>
      <w:r>
        <w:rPr>
          <w:rFonts w:ascii="Times New Roman" w:hAnsi="Times New Roman" w:cs="Times New Roman"/>
        </w:rPr>
        <w:t>加强党员教育管理，筑牢意识形态安全防线</w:t>
      </w:r>
    </w:p>
    <w:p w14:paraId="2531C920">
      <w:pPr>
        <w:ind w:firstLine="560" w:firstLineChars="200"/>
        <w:rPr>
          <w:rFonts w:ascii="Times New Roman" w:hAnsi="Times New Roman" w:eastAsia="宋体" w:cs="Times New Roman"/>
          <w:color w:val="000000"/>
          <w:sz w:val="28"/>
          <w:szCs w:val="28"/>
          <w14:ligatures w14:val="none"/>
        </w:rPr>
      </w:pPr>
      <w:r>
        <w:rPr>
          <w:rFonts w:ascii="Times New Roman" w:hAnsi="Times New Roman" w:eastAsia="宋体" w:cs="Times New Roman"/>
          <w:color w:val="000000"/>
          <w:sz w:val="28"/>
          <w:szCs w:val="28"/>
          <w14:ligatures w14:val="none"/>
        </w:rPr>
        <w:t>在深度引进英国萨塞克斯大学教育资源的同时，项目将意识形态安全放在首位，建立了一套适应中外合作环境的教育与防范机制。</w:t>
      </w:r>
      <w:r>
        <w:rPr>
          <w:rFonts w:hint="default" w:ascii="Times New Roman" w:hAnsi="Times New Roman" w:eastAsia="宋体" w:cs="Times New Roman"/>
          <w:color w:val="000000"/>
          <w:sz w:val="28"/>
          <w:szCs w:val="28"/>
          <w14:ligatures w14:val="none"/>
        </w:rPr>
        <w:t>建立严格的引进课程和外文教材审查机制，定期排查中外学术交流、外教课堂中的潜在风险点，坚决抵制不良思潮的渗透。针对硕士生科研任务重的特点，将</w:t>
      </w:r>
      <w:r>
        <w:rPr>
          <w:rFonts w:hint="eastAsia" w:ascii="Times New Roman" w:hAnsi="Times New Roman" w:eastAsia="宋体" w:cs="Times New Roman"/>
          <w:color w:val="000000"/>
          <w:sz w:val="28"/>
          <w:szCs w:val="28"/>
          <w:lang w:eastAsia="zh-CN"/>
          <w14:ligatures w14:val="none"/>
        </w:rPr>
        <w:t>“</w:t>
      </w:r>
      <w:r>
        <w:rPr>
          <w:rFonts w:hint="default" w:ascii="Times New Roman" w:hAnsi="Times New Roman" w:eastAsia="宋体" w:cs="Times New Roman"/>
          <w:color w:val="000000"/>
          <w:sz w:val="28"/>
          <w:szCs w:val="28"/>
          <w14:ligatures w14:val="none"/>
        </w:rPr>
        <w:t>三会一课</w:t>
      </w:r>
      <w:r>
        <w:rPr>
          <w:rFonts w:hint="eastAsia" w:ascii="Times New Roman" w:hAnsi="Times New Roman" w:eastAsia="宋体" w:cs="Times New Roman"/>
          <w:color w:val="000000"/>
          <w:sz w:val="28"/>
          <w:szCs w:val="28"/>
          <w:lang w:eastAsia="zh-CN"/>
          <w14:ligatures w14:val="none"/>
        </w:rPr>
        <w:t>”</w:t>
      </w:r>
      <w:r>
        <w:rPr>
          <w:rFonts w:hint="default" w:ascii="Times New Roman" w:hAnsi="Times New Roman" w:eastAsia="宋体" w:cs="Times New Roman"/>
          <w:color w:val="000000"/>
          <w:sz w:val="28"/>
          <w:szCs w:val="28"/>
          <w14:ligatures w14:val="none"/>
        </w:rPr>
        <w:t>与学术研讨、科研伦理教育结合起来。重点在学业优秀、科研能力突出的硕士生以及具有海外背景的青年教师中发展党员。摒弃生硬的管理方式，通过邀请外籍教师参与中国文化体验、国情考察等日常交流活动，帮助他们了解并遵守中国的法律法规，在潜移默化中引导外籍教师知华、友华</w:t>
      </w:r>
      <w:r>
        <w:rPr>
          <w:rFonts w:ascii="Times New Roman" w:hAnsi="Times New Roman" w:eastAsia="宋体" w:cs="Times New Roman"/>
          <w:color w:val="000000"/>
          <w:sz w:val="28"/>
          <w:szCs w:val="28"/>
          <w14:ligatures w14:val="none"/>
        </w:rPr>
        <w:t>。</w:t>
      </w:r>
    </w:p>
    <w:p w14:paraId="01FD9C62">
      <w:pPr>
        <w:pStyle w:val="3"/>
        <w:numPr>
          <w:ilvl w:val="0"/>
          <w:numId w:val="8"/>
        </w:numPr>
        <w:ind w:left="425" w:hanging="425"/>
      </w:pPr>
      <w:r>
        <w:rPr>
          <w:rFonts w:ascii="Times New Roman" w:hAnsi="Times New Roman" w:cs="Times New Roman"/>
        </w:rPr>
        <w:t>深化党建业务融合，健全监督保障机制</w:t>
      </w:r>
    </w:p>
    <w:p w14:paraId="3558B8CF">
      <w:pPr>
        <w:ind w:firstLine="560" w:firstLineChars="200"/>
        <w:rPr>
          <w:rFonts w:ascii="Times New Roman" w:hAnsi="Times New Roman" w:eastAsia="宋体" w:cs="Times New Roman"/>
          <w:color w:val="000000"/>
          <w:sz w:val="28"/>
          <w:szCs w:val="28"/>
          <w14:ligatures w14:val="none"/>
        </w:rPr>
      </w:pPr>
      <w:r>
        <w:rPr>
          <w:rFonts w:ascii="Times New Roman" w:hAnsi="Times New Roman" w:eastAsia="宋体" w:cs="Times New Roman"/>
          <w:color w:val="000000"/>
          <w:sz w:val="28"/>
          <w:szCs w:val="28"/>
          <w14:ligatures w14:val="none"/>
        </w:rPr>
        <w:t>项目坚决避免党建与业务</w:t>
      </w:r>
      <w:r>
        <w:rPr>
          <w:rFonts w:hint="eastAsia" w:ascii="Times New Roman" w:hAnsi="Times New Roman" w:eastAsia="宋体" w:cs="Times New Roman"/>
          <w:color w:val="000000"/>
          <w:sz w:val="28"/>
          <w:szCs w:val="28"/>
          <w:lang w:eastAsia="zh-CN"/>
          <w14:ligatures w14:val="none"/>
        </w:rPr>
        <w:t>“</w:t>
      </w:r>
      <w:r>
        <w:rPr>
          <w:rFonts w:ascii="Times New Roman" w:hAnsi="Times New Roman" w:eastAsia="宋体" w:cs="Times New Roman"/>
          <w:color w:val="000000"/>
          <w:sz w:val="28"/>
          <w:szCs w:val="28"/>
          <w14:ligatures w14:val="none"/>
        </w:rPr>
        <w:t>两张皮</w:t>
      </w:r>
      <w:r>
        <w:rPr>
          <w:rFonts w:hint="eastAsia" w:ascii="Times New Roman" w:hAnsi="Times New Roman" w:eastAsia="宋体" w:cs="Times New Roman"/>
          <w:color w:val="000000"/>
          <w:sz w:val="28"/>
          <w:szCs w:val="28"/>
          <w:lang w:eastAsia="zh-CN"/>
          <w14:ligatures w14:val="none"/>
        </w:rPr>
        <w:t>”</w:t>
      </w:r>
      <w:r>
        <w:rPr>
          <w:rFonts w:ascii="Times New Roman" w:hAnsi="Times New Roman" w:eastAsia="宋体" w:cs="Times New Roman"/>
          <w:color w:val="000000"/>
          <w:sz w:val="28"/>
          <w:szCs w:val="28"/>
          <w14:ligatures w14:val="none"/>
        </w:rPr>
        <w:t>，将党组织建在科研最前沿</w:t>
      </w:r>
      <w:r>
        <w:rPr>
          <w:rFonts w:hint="eastAsia" w:ascii="Times New Roman" w:hAnsi="Times New Roman" w:eastAsia="宋体" w:cs="Times New Roman"/>
          <w:color w:val="000000"/>
          <w:sz w:val="28"/>
          <w:szCs w:val="28"/>
          <w:lang w:eastAsia="zh-CN"/>
          <w14:ligatures w14:val="none"/>
        </w:rPr>
        <w:t>。</w:t>
      </w:r>
      <w:r>
        <w:rPr>
          <w:rFonts w:hint="default" w:ascii="Times New Roman" w:hAnsi="Times New Roman" w:eastAsia="宋体" w:cs="Times New Roman"/>
          <w:color w:val="000000"/>
          <w:sz w:val="28"/>
          <w:szCs w:val="28"/>
          <w14:ligatures w14:val="none"/>
        </w:rPr>
        <w:t>结合高级人工智能和机器人专业的特点，将党小组建在课题组和实验室上。引导党员学生在攻克技术难题、参与国家级科研项目中发挥先锋模范作用，用实际的科研产出来检验党建工作的成效。打破单一的辅导员管理模式，建立</w:t>
      </w:r>
      <w:r>
        <w:rPr>
          <w:rFonts w:hint="eastAsia" w:ascii="Times New Roman" w:hAnsi="Times New Roman" w:eastAsia="宋体" w:cs="Times New Roman"/>
          <w:color w:val="000000"/>
          <w:sz w:val="28"/>
          <w:szCs w:val="28"/>
          <w:lang w:eastAsia="zh-CN"/>
          <w14:ligatures w14:val="none"/>
        </w:rPr>
        <w:t>“</w:t>
      </w:r>
      <w:r>
        <w:rPr>
          <w:rFonts w:hint="default" w:ascii="Times New Roman" w:hAnsi="Times New Roman" w:eastAsia="宋体" w:cs="Times New Roman"/>
          <w:color w:val="000000"/>
          <w:sz w:val="28"/>
          <w:szCs w:val="28"/>
          <w14:ligatures w14:val="none"/>
        </w:rPr>
        <w:t>专业导师+辅导员+党支部</w:t>
      </w:r>
      <w:r>
        <w:rPr>
          <w:rFonts w:hint="eastAsia" w:ascii="Times New Roman" w:hAnsi="Times New Roman" w:eastAsia="宋体" w:cs="Times New Roman"/>
          <w:color w:val="000000"/>
          <w:sz w:val="28"/>
          <w:szCs w:val="28"/>
          <w:lang w:eastAsia="zh-CN"/>
          <w14:ligatures w14:val="none"/>
        </w:rPr>
        <w:t>”</w:t>
      </w:r>
      <w:r>
        <w:rPr>
          <w:rFonts w:hint="default" w:ascii="Times New Roman" w:hAnsi="Times New Roman" w:eastAsia="宋体" w:cs="Times New Roman"/>
          <w:color w:val="000000"/>
          <w:sz w:val="28"/>
          <w:szCs w:val="28"/>
          <w14:ligatures w14:val="none"/>
        </w:rPr>
        <w:t>三方联动的育人机制。同时，将党建工作成效作为项目年度考核、教师评优评先的核心硬性指标，赋予相应的考核权重，确保党建工作有制度约束、有结果运用</w:t>
      </w:r>
      <w:r>
        <w:rPr>
          <w:rFonts w:ascii="Times New Roman" w:hAnsi="Times New Roman" w:eastAsia="宋体" w:cs="Times New Roman"/>
          <w:color w:val="000000"/>
          <w:sz w:val="28"/>
          <w:szCs w:val="28"/>
          <w14:ligatures w14:val="none"/>
        </w:rPr>
        <w:t>。</w:t>
      </w:r>
    </w:p>
    <w:p w14:paraId="27B6A9C7">
      <w:pPr>
        <w:pStyle w:val="2"/>
        <w:rPr>
          <w:rFonts w:ascii="Times New Roman" w:hAnsi="Times New Roman" w:cs="Times New Roman"/>
        </w:rPr>
      </w:pPr>
      <w:r>
        <w:rPr>
          <w:rFonts w:ascii="Times New Roman" w:hAnsi="Times New Roman" w:cs="Times New Roman"/>
        </w:rPr>
        <w:t>十、结论与展望</w:t>
      </w:r>
    </w:p>
    <w:p w14:paraId="259C0333">
      <w:pPr>
        <w:pStyle w:val="3"/>
      </w:pPr>
      <w:r>
        <w:rPr>
          <w:rFonts w:ascii="Times New Roman" w:hAnsi="Times New Roman" w:cs="Times New Roman"/>
        </w:rPr>
        <w:t>（</w:t>
      </w:r>
      <w:r>
        <w:rPr>
          <w:rFonts w:hint="eastAsia" w:ascii="Times New Roman" w:hAnsi="Times New Roman" w:cs="Times New Roman"/>
        </w:rPr>
        <w:t>一</w:t>
      </w:r>
      <w:r>
        <w:rPr>
          <w:rFonts w:ascii="Times New Roman" w:hAnsi="Times New Roman" w:cs="Times New Roman"/>
        </w:rPr>
        <w:t>）</w:t>
      </w:r>
      <w:r>
        <w:rPr>
          <w:rFonts w:hint="eastAsia" w:ascii="Times New Roman" w:hAnsi="Times New Roman" w:cs="Times New Roman"/>
        </w:rPr>
        <w:t>结论</w:t>
      </w:r>
    </w:p>
    <w:p w14:paraId="1C00B9F9">
      <w:pPr>
        <w:ind w:firstLine="560" w:firstLineChars="200"/>
        <w:rPr>
          <w:rFonts w:hint="eastAsia" w:ascii="Times New Roman" w:hAnsi="Times New Roman" w:eastAsia="宋体" w:cs="Times New Roman"/>
          <w:color w:val="000000"/>
          <w:sz w:val="28"/>
          <w:szCs w:val="28"/>
          <w14:ligatures w14:val="none"/>
        </w:rPr>
      </w:pPr>
      <w:r>
        <w:rPr>
          <w:rFonts w:hint="eastAsia" w:ascii="Times New Roman" w:hAnsi="Times New Roman" w:eastAsia="宋体" w:cs="Times New Roman"/>
          <w:color w:val="000000"/>
          <w:sz w:val="28"/>
          <w:szCs w:val="28"/>
          <w14:ligatures w14:val="none"/>
        </w:rPr>
        <w:t>综合本报告对项目背景、合作双方优势、办学必要性、可行性以及项目设计与管理机制的全面论证，浙江工商大学与英国萨塞克斯大学合作举办“高级机器人与人工智能”及“高级人工智能”硕士学位项目，是一项顺应时代大势、契合国家战略、基础条件完备且高度可行的优质教育合作项目。</w:t>
      </w:r>
    </w:p>
    <w:p w14:paraId="29961115">
      <w:pPr>
        <w:numPr>
          <w:ilvl w:val="0"/>
          <w:numId w:val="9"/>
        </w:numPr>
        <w:ind w:firstLine="560" w:firstLineChars="200"/>
        <w:rPr>
          <w:rFonts w:hint="eastAsia" w:ascii="Times New Roman" w:hAnsi="Times New Roman" w:eastAsia="宋体" w:cs="Times New Roman"/>
          <w:color w:val="000000"/>
          <w:sz w:val="28"/>
          <w:szCs w:val="28"/>
          <w14:ligatures w14:val="none"/>
        </w:rPr>
      </w:pPr>
      <w:r>
        <w:rPr>
          <w:rFonts w:hint="eastAsia" w:ascii="Times New Roman" w:hAnsi="Times New Roman" w:eastAsia="宋体" w:cs="Times New Roman"/>
          <w:color w:val="000000"/>
          <w:sz w:val="28"/>
          <w:szCs w:val="28"/>
          <w14:ligatures w14:val="none"/>
        </w:rPr>
        <w:t>战略契合度高，现实需求迫切。项目精准对接国家“人工智能+”行动与培育“新质生产力”的宏观战略，紧贴浙江省打造万亿级智能产业集群的现实需求。通过聚焦多模态大模型、具身智能等前沿技术闭环，项目有效填补了当前产业界极度匮乏的“软硬协同”与底层研发高层次复合型人才缺口，具有不可替代的战略意义与社会价值。</w:t>
      </w:r>
    </w:p>
    <w:p w14:paraId="309021B2">
      <w:pPr>
        <w:numPr>
          <w:ilvl w:val="0"/>
          <w:numId w:val="9"/>
        </w:numPr>
        <w:ind w:firstLine="560" w:firstLineChars="200"/>
        <w:rPr>
          <w:rFonts w:hint="eastAsia" w:ascii="Times New Roman" w:hAnsi="Times New Roman" w:eastAsia="宋体" w:cs="Times New Roman"/>
          <w:color w:val="000000"/>
          <w:sz w:val="28"/>
          <w:szCs w:val="28"/>
          <w14:ligatures w14:val="none"/>
        </w:rPr>
      </w:pPr>
      <w:r>
        <w:rPr>
          <w:rFonts w:hint="eastAsia" w:ascii="Times New Roman" w:hAnsi="Times New Roman" w:eastAsia="宋体" w:cs="Times New Roman"/>
          <w:color w:val="000000"/>
          <w:sz w:val="28"/>
          <w:szCs w:val="28"/>
          <w14:ligatures w14:val="none"/>
        </w:rPr>
        <w:t>合作基础深厚，办学条件成熟。合作双方实力强劲、优势互补。萨塞克斯大学作为全球认知科学与人工智能的发源地之一，具备顶尖的学术底蕴；浙江工商大学则拥有强大的理工科承接能力与高能级算力平台。更为关键的是，依托已成功运行五年的“萨塞克斯人工智能学院”，双方在师资互通、学分互认、质量监控及党建引领等方面已构建了成熟高效的跨国教育管理闭环，新项目的落地属于“高起点上的精准升级”，办学风险极低，可行性极高。</w:t>
      </w:r>
    </w:p>
    <w:p w14:paraId="668296C6">
      <w:pPr>
        <w:numPr>
          <w:ilvl w:val="0"/>
          <w:numId w:val="9"/>
        </w:numPr>
        <w:ind w:firstLine="560" w:firstLineChars="200"/>
        <w:rPr>
          <w:rFonts w:ascii="Times New Roman" w:hAnsi="Times New Roman" w:eastAsia="宋体" w:cs="Times New Roman"/>
          <w:color w:val="000000"/>
          <w:sz w:val="28"/>
          <w:szCs w:val="28"/>
          <w14:ligatures w14:val="none"/>
        </w:rPr>
      </w:pPr>
      <w:r>
        <w:rPr>
          <w:rFonts w:hint="eastAsia" w:ascii="Times New Roman" w:hAnsi="Times New Roman" w:eastAsia="宋体" w:cs="Times New Roman"/>
          <w:color w:val="000000"/>
          <w:sz w:val="28"/>
          <w:szCs w:val="28"/>
          <w14:ligatures w14:val="none"/>
        </w:rPr>
        <w:t>培养模式先进，质量保障严密。项目全面引进英方原版课程体系与学位标准，创新性地实施“中英双导师制”与“全栈式”交叉培养。在坚守意识形态安全与党的全面领导的前提下，将国际前沿学术训练与本土头部企业（如华为、海康威视等）的真实工程场景深度融合，确保培养出既具国际视野、又懂中国产业的高质量实战型拔尖人才。</w:t>
      </w:r>
    </w:p>
    <w:p w14:paraId="3ADF080A">
      <w:pPr>
        <w:pStyle w:val="3"/>
        <w:rPr>
          <w:rFonts w:ascii="Times New Roman" w:hAnsi="Times New Roman" w:cs="Times New Roman"/>
        </w:rPr>
      </w:pPr>
      <w:r>
        <w:rPr>
          <w:rFonts w:ascii="Times New Roman" w:hAnsi="Times New Roman" w:cs="Times New Roman"/>
        </w:rPr>
        <w:t>（二）展望</w:t>
      </w:r>
    </w:p>
    <w:p w14:paraId="2FF858F3">
      <w:pPr>
        <w:ind w:firstLine="560" w:firstLineChars="200"/>
        <w:rPr>
          <w:rFonts w:hint="eastAsia" w:ascii="Times New Roman" w:hAnsi="Times New Roman" w:eastAsia="宋体" w:cs="Times New Roman"/>
          <w:color w:val="000000"/>
          <w:sz w:val="28"/>
          <w:szCs w:val="28"/>
          <w14:ligatures w14:val="none"/>
        </w:rPr>
      </w:pPr>
      <w:r>
        <w:rPr>
          <w:rFonts w:hint="eastAsia" w:ascii="Times New Roman" w:hAnsi="Times New Roman" w:eastAsia="宋体" w:cs="Times New Roman"/>
          <w:color w:val="000000"/>
          <w:sz w:val="28"/>
          <w:szCs w:val="28"/>
          <w14:ligatures w14:val="none"/>
        </w:rPr>
        <w:t>面向未来，两校将以本次硕士项目的设立为全新契机，秉持“高水平、强交叉、重实战”的办学理念，致力于将本项目打造成为中外合作办学高质量发展的标杆与典范。</w:t>
      </w:r>
    </w:p>
    <w:p w14:paraId="3A256935">
      <w:pPr>
        <w:numPr>
          <w:ilvl w:val="0"/>
          <w:numId w:val="10"/>
        </w:numPr>
        <w:ind w:firstLine="560" w:firstLineChars="200"/>
        <w:rPr>
          <w:rFonts w:hint="eastAsia" w:ascii="Times New Roman" w:hAnsi="Times New Roman" w:eastAsia="宋体" w:cs="Times New Roman"/>
          <w:color w:val="000000"/>
          <w:sz w:val="28"/>
          <w:szCs w:val="28"/>
          <w14:ligatures w14:val="none"/>
        </w:rPr>
      </w:pPr>
      <w:r>
        <w:rPr>
          <w:rFonts w:hint="eastAsia" w:ascii="Times New Roman" w:hAnsi="Times New Roman" w:eastAsia="宋体" w:cs="Times New Roman"/>
          <w:color w:val="000000"/>
          <w:sz w:val="28"/>
          <w:szCs w:val="28"/>
          <w14:ligatures w14:val="none"/>
        </w:rPr>
        <w:t>打造国际化高端智能人才的“蓄水池”。项目将源源不断地为浙江乃至全国输送具备底层算法架构能力与复杂机器人系统开发能力的领军型工程师和研究人员。这批兼具“从0到1”原始创新与“从1到N”工程转化能力的拔尖人才，将直接赋能传统制造业转型，成为驱动中国式现代化与新质生产力爆发的核心引擎。</w:t>
      </w:r>
    </w:p>
    <w:p w14:paraId="3FE13252">
      <w:pPr>
        <w:numPr>
          <w:ilvl w:val="0"/>
          <w:numId w:val="10"/>
        </w:numPr>
        <w:ind w:firstLine="560" w:firstLineChars="200"/>
        <w:rPr>
          <w:rFonts w:hint="eastAsia" w:ascii="Times New Roman" w:hAnsi="Times New Roman" w:eastAsia="宋体" w:cs="Times New Roman"/>
          <w:color w:val="000000"/>
          <w:sz w:val="28"/>
          <w:szCs w:val="28"/>
          <w14:ligatures w14:val="none"/>
        </w:rPr>
      </w:pPr>
      <w:r>
        <w:rPr>
          <w:rFonts w:hint="eastAsia" w:ascii="Times New Roman" w:hAnsi="Times New Roman" w:eastAsia="宋体" w:cs="Times New Roman"/>
          <w:color w:val="000000"/>
          <w:sz w:val="28"/>
          <w:szCs w:val="28"/>
          <w14:ligatures w14:val="none"/>
        </w:rPr>
        <w:t>构筑中英前沿科技协同创新的“桥头堡”。依托项目建立的“浙江-英国认知计算与机器人国际研究联合实验室”等高能级平台，两校将进一步打破国界与学科壁垒，在量子智能、脑机接口、下一代具身智能等“无人区”开展深度联合攻关。通过“以科研反哺教学、以课题驱动培养”，实现学术成果与产业应用的双向奔赴。</w:t>
      </w:r>
    </w:p>
    <w:p w14:paraId="607CE5F4">
      <w:pPr>
        <w:numPr>
          <w:ilvl w:val="0"/>
          <w:numId w:val="10"/>
        </w:numPr>
        <w:ind w:firstLine="560" w:firstLineChars="200"/>
        <w:rPr>
          <w:rFonts w:hint="eastAsia" w:ascii="Times New Roman" w:hAnsi="Times New Roman" w:eastAsia="宋体" w:cs="Times New Roman"/>
          <w:color w:val="000000"/>
          <w:sz w:val="28"/>
          <w:szCs w:val="28"/>
          <w14:ligatures w14:val="none"/>
        </w:rPr>
      </w:pPr>
      <w:r>
        <w:rPr>
          <w:rFonts w:hint="eastAsia" w:ascii="Times New Roman" w:hAnsi="Times New Roman" w:eastAsia="宋体" w:cs="Times New Roman"/>
          <w:color w:val="000000"/>
          <w:sz w:val="28"/>
          <w:szCs w:val="28"/>
          <w14:ligatures w14:val="none"/>
        </w:rPr>
        <w:t>树立中外合作办学“浙江模式”的“新标杆”。本项目将持续深化“双轮驱动”的浙江模式，在探索中外教育资源深度融合、跨国双导师协同育人、党建与国际化办学同频共振等方面形成可复制、可推广的先进经验。这不仅将强力助推浙江工商大学“双一流”学科建设与国际化办学水平的跨越式提升，更将为我国高等教育在信息科技领域统筹做好“引进来”与“走出去”提供极具价值的实践范本。</w:t>
      </w:r>
    </w:p>
    <w:p w14:paraId="37DA99A3">
      <w:pPr>
        <w:ind w:firstLine="560" w:firstLineChars="200"/>
        <w:rPr>
          <w:rFonts w:ascii="Times New Roman" w:hAnsi="Times New Roman" w:eastAsia="宋体" w:cs="Times New Roman"/>
          <w:color w:val="000000"/>
          <w:sz w:val="28"/>
          <w:szCs w:val="28"/>
          <w14:ligatures w14:val="none"/>
        </w:rPr>
      </w:pPr>
      <w:r>
        <w:rPr>
          <w:rFonts w:hint="eastAsia" w:ascii="Times New Roman" w:hAnsi="Times New Roman" w:eastAsia="宋体" w:cs="Times New Roman"/>
          <w:color w:val="000000"/>
          <w:sz w:val="28"/>
          <w:szCs w:val="28"/>
          <w14:ligatures w14:val="none"/>
        </w:rPr>
        <w:t>综上所述，本项目的落地生根与开花结果，必将为中英两国在高等教育与前沿科技领域的深化合作注入强劲动力，为国家高水平科技自立自强和区域经济社会高质量发展作出卓越贡献。</w:t>
      </w:r>
    </w:p>
    <w:p w14:paraId="15A1A3FD">
      <w:pPr>
        <w:ind w:firstLine="560" w:firstLineChars="200"/>
        <w:rPr>
          <w:rFonts w:ascii="Times New Roman" w:hAnsi="Times New Roman" w:eastAsia="宋体" w:cs="Times New Roman"/>
          <w:color w:val="000000"/>
          <w:sz w:val="28"/>
          <w:szCs w:val="28"/>
          <w14:ligatures w14:val="none"/>
        </w:rPr>
      </w:pPr>
    </w:p>
    <w:p/>
    <w:p>
      <w:pPr>
        <w:jc w:val="left"/>
      </w:pPr>
      <w:r>
        <w:rPr>
          <w:rFonts w:ascii="黑体" w:hAnsi="黑体" w:eastAsia="黑体"/>
          <w:b/>
          <w:sz w:val="32"/>
        </w:rPr>
        <w:t>十一、对照《中外合作办学审批监管三十八条》的合规性论证</w:t>
      </w:r>
    </w:p>
    <w:p>
      <w:pPr>
        <w:spacing w:line="360" w:lineRule="auto"/>
      </w:pPr>
      <w:r>
        <w:rPr>
          <w:rFonts w:ascii="宋体" w:hAnsi="宋体" w:eastAsia="宋体"/>
          <w:sz w:val="24"/>
        </w:rPr>
        <w:t>十一、对照《中外合作办学审批监管三十八条》的合规性论证</w:t>
      </w:r>
    </w:p>
    <w:p>
      <w:pPr>
        <w:spacing w:line="360" w:lineRule="auto"/>
      </w:pPr>
      <w:r>
        <w:rPr>
          <w:rFonts w:ascii="宋体" w:hAnsi="宋体" w:eastAsia="宋体"/>
          <w:sz w:val="24"/>
        </w:rPr>
        <w:t>本报告严格对照教育部中外合作办学审批监管核心要求（以下简称"三十八条"），逐项论证本项目合规性与可行性，确保每一项要求均有明确落脚点。</w:t>
      </w:r>
    </w:p>
    <w:p>
      <w:pPr>
        <w:spacing w:line="360" w:lineRule="auto"/>
      </w:pPr>
      <w:r>
        <w:rPr>
          <w:rFonts w:ascii="宋体" w:hAnsi="宋体" w:eastAsia="宋体"/>
          <w:sz w:val="24"/>
        </w:rPr>
        <w:t>（一）核心要求（第1-9条）</w:t>
      </w:r>
    </w:p>
    <w:p>
      <w:pPr>
        <w:spacing w:line="360" w:lineRule="auto"/>
      </w:pPr>
      <w:r>
        <w:rPr>
          <w:rFonts w:ascii="宋体" w:hAnsi="宋体" w:eastAsia="宋体"/>
          <w:sz w:val="24"/>
        </w:rPr>
        <w:t>第1条：党的建设工作</w:t>
      </w:r>
    </w:p>
    <w:p>
      <w:pPr>
        <w:spacing w:line="360" w:lineRule="auto"/>
      </w:pPr>
      <w:r>
        <w:rPr>
          <w:rFonts w:ascii="宋体" w:hAnsi="宋体" w:eastAsia="宋体"/>
          <w:sz w:val="24"/>
        </w:rPr>
        <w:t>【要求】三同步：制定党建工作方案，报告和章程写入党建内容，党组织负责人进入联合管理委员会。</w:t>
      </w:r>
    </w:p>
    <w:p>
      <w:pPr>
        <w:spacing w:line="360" w:lineRule="auto"/>
      </w:pPr>
      <w:r>
        <w:rPr>
          <w:rFonts w:ascii="宋体" w:hAnsi="宋体" w:eastAsia="宋体"/>
          <w:sz w:val="24"/>
        </w:rPr>
        <w:t>【本项目落实情况】</w:t>
      </w:r>
    </w:p>
    <w:p>
      <w:pPr>
        <w:spacing w:line="360" w:lineRule="auto"/>
      </w:pPr>
      <w:r>
        <w:rPr>
          <w:rFonts w:ascii="宋体" w:hAnsi="宋体" w:eastAsia="宋体"/>
          <w:sz w:val="24"/>
        </w:rPr>
        <w:t>本项目已在报告第九部分"党建工作"中系统阐述了党建方案，明确将党建工作要求写入合作办学章程。学院党委书记进入中英联合管理委员会，在培养方案修订、外籍教师聘任、引进教材选用等重大事项上严格执行"党委会先行把关"制度。针对硕士项目单独设立硕士研究生党支部和项目教师党支部，落实"双带头人"制度。本项目作为非法人资格合作项目，相关党建内容已完整写入项目培养方案和管理章程，确保党建工作与办学活动同步规划、同步实施、同步检查。</w:t>
      </w:r>
    </w:p>
    <w:p>
      <w:pPr>
        <w:spacing w:line="360" w:lineRule="auto"/>
      </w:pPr>
      <w:r>
        <w:rPr>
          <w:rFonts w:ascii="宋体" w:hAnsi="宋体" w:eastAsia="宋体"/>
          <w:sz w:val="24"/>
        </w:rPr>
        <w:t>第2条：思想政治教育</w:t>
      </w:r>
    </w:p>
    <w:p>
      <w:pPr>
        <w:spacing w:line="360" w:lineRule="auto"/>
      </w:pPr>
      <w:r>
        <w:rPr>
          <w:rFonts w:ascii="宋体" w:hAnsi="宋体" w:eastAsia="宋体"/>
          <w:sz w:val="24"/>
        </w:rPr>
        <w:t>【要求】按相关要求开足开齐开好，培养方案应列明所有课程和学分，涵盖所有中外合作办学模式中国籍学生。</w:t>
      </w:r>
    </w:p>
    <w:p>
      <w:pPr>
        <w:spacing w:line="360" w:lineRule="auto"/>
      </w:pPr>
      <w:r>
        <w:rPr>
          <w:rFonts w:ascii="宋体" w:hAnsi="宋体" w:eastAsia="宋体"/>
          <w:sz w:val="24"/>
        </w:rPr>
        <w:t>【本项目落实情况】</w:t>
      </w:r>
    </w:p>
    <w:p>
      <w:pPr>
        <w:spacing w:line="360" w:lineRule="auto"/>
      </w:pPr>
      <w:r>
        <w:rPr>
          <w:rFonts w:ascii="宋体" w:hAnsi="宋体" w:eastAsia="宋体"/>
          <w:sz w:val="24"/>
        </w:rPr>
        <w:t>本项目在培养方案中明确设置中方思政课程3学分（每学分16学时），由浙江工商大学组织授课。具体课程包括"中国特色社会主义理论与实践研究""马克思主义与社会科学方法论""自然辩证法概论"等必修思政课程，涵盖所有中外合作办学模式中国籍学生。思政课程教学形式以课堂讲授为主，纳入英方课程体系的同等考核管理，确保思想政治教育质量。</w:t>
      </w:r>
    </w:p>
    <w:p>
      <w:pPr>
        <w:spacing w:line="360" w:lineRule="auto"/>
      </w:pPr>
      <w:r>
        <w:rPr>
          <w:rFonts w:ascii="宋体" w:hAnsi="宋体" w:eastAsia="宋体"/>
          <w:sz w:val="24"/>
        </w:rPr>
        <w:t>第3条：遵守中国法律、贯彻教育方针</w:t>
      </w:r>
    </w:p>
    <w:p>
      <w:pPr>
        <w:spacing w:line="360" w:lineRule="auto"/>
      </w:pPr>
      <w:r>
        <w:rPr>
          <w:rFonts w:ascii="宋体" w:hAnsi="宋体" w:eastAsia="宋体"/>
          <w:sz w:val="24"/>
        </w:rPr>
        <w:t>【要求】中外合作办学必须遵守中国法律、贯彻中国的教育方针，符合中国的公共道德，不得损害中国的国家主权、安全和社会公共利益。</w:t>
      </w:r>
    </w:p>
    <w:p>
      <w:pPr>
        <w:spacing w:line="360" w:lineRule="auto"/>
      </w:pPr>
      <w:r>
        <w:rPr>
          <w:rFonts w:ascii="宋体" w:hAnsi="宋体" w:eastAsia="宋体"/>
          <w:sz w:val="24"/>
        </w:rPr>
        <w:t>【本项目落实情况】</w:t>
      </w:r>
    </w:p>
    <w:p>
      <w:pPr>
        <w:spacing w:line="360" w:lineRule="auto"/>
      </w:pPr>
      <w:r>
        <w:rPr>
          <w:rFonts w:ascii="宋体" w:hAnsi="宋体" w:eastAsia="宋体"/>
          <w:sz w:val="24"/>
        </w:rPr>
        <w:t>本项目严格遵循《中华人民共和国中外合作办学条例》及其实施办法，所有教学活动均在浙江工商大学校园内完成，不涉及境外办学。项目培养方案经浙江工商大学党委会审议通过后申报，课程内容设置符合中国教育方针，教材引进严格执行教育部《学校选用境外教材管理办法》。英方引入课程在保持学术前沿性的同时，已通过内容审查机制确保符合中国法律法规和公共道德要求。</w:t>
      </w:r>
    </w:p>
    <w:p>
      <w:pPr>
        <w:spacing w:line="360" w:lineRule="auto"/>
      </w:pPr>
      <w:r>
        <w:rPr>
          <w:rFonts w:ascii="宋体" w:hAnsi="宋体" w:eastAsia="宋体"/>
          <w:sz w:val="24"/>
        </w:rPr>
        <w:t>第4条：公益性质</w:t>
      </w:r>
    </w:p>
    <w:p>
      <w:pPr>
        <w:spacing w:line="360" w:lineRule="auto"/>
      </w:pPr>
      <w:r>
        <w:rPr>
          <w:rFonts w:ascii="宋体" w:hAnsi="宋体" w:eastAsia="宋体"/>
          <w:sz w:val="24"/>
        </w:rPr>
        <w:t>【要求】中外合作办学不得违背社会公共利益、历史文化传统和教育的公益性质，不得从事营利性经营活动。</w:t>
      </w:r>
    </w:p>
    <w:p>
      <w:pPr>
        <w:spacing w:line="360" w:lineRule="auto"/>
      </w:pPr>
      <w:r>
        <w:rPr>
          <w:rFonts w:ascii="宋体" w:hAnsi="宋体" w:eastAsia="宋体"/>
          <w:sz w:val="24"/>
        </w:rPr>
        <w:t>【本项目落实情况】</w:t>
      </w:r>
    </w:p>
    <w:p>
      <w:pPr>
        <w:spacing w:line="360" w:lineRule="auto"/>
      </w:pPr>
      <w:r>
        <w:rPr>
          <w:rFonts w:ascii="宋体" w:hAnsi="宋体" w:eastAsia="宋体"/>
          <w:sz w:val="24"/>
        </w:rPr>
        <w:t>本项目为浙江工商大学举办的非营利性中外合作办学硕士项目，办学结余全部用于项目教育教学活动和改善办学条件。学费标准严格按照浙江省物价部门核准标准执行，按学年收费，不跨学年预收。项目财务纳入浙江工商大学统一财务管理，执行国家财务会计制度和审计制度，确保办学活动的公益属性。</w:t>
      </w:r>
    </w:p>
    <w:p>
      <w:pPr>
        <w:spacing w:line="360" w:lineRule="auto"/>
      </w:pPr>
      <w:r>
        <w:rPr>
          <w:rFonts w:ascii="宋体" w:hAnsi="宋体" w:eastAsia="宋体"/>
          <w:sz w:val="24"/>
        </w:rPr>
        <w:t>第5条：不得举办特殊性质教育</w:t>
      </w:r>
    </w:p>
    <w:p>
      <w:pPr>
        <w:spacing w:line="360" w:lineRule="auto"/>
      </w:pPr>
      <w:r>
        <w:rPr>
          <w:rFonts w:ascii="宋体" w:hAnsi="宋体" w:eastAsia="宋体"/>
          <w:sz w:val="24"/>
        </w:rPr>
        <w:t>【要求】不得举办实施义务教育和实施军事、警察、政治等特殊性质教育的中外合作办学。</w:t>
      </w:r>
    </w:p>
    <w:p>
      <w:pPr>
        <w:spacing w:line="360" w:lineRule="auto"/>
      </w:pPr>
      <w:r>
        <w:rPr>
          <w:rFonts w:ascii="宋体" w:hAnsi="宋体" w:eastAsia="宋体"/>
          <w:sz w:val="24"/>
        </w:rPr>
        <w:t>【本项目落实情况】</w:t>
      </w:r>
    </w:p>
    <w:p>
      <w:pPr>
        <w:spacing w:line="360" w:lineRule="auto"/>
      </w:pPr>
      <w:r>
        <w:rPr>
          <w:rFonts w:ascii="宋体" w:hAnsi="宋体" w:eastAsia="宋体"/>
          <w:sz w:val="24"/>
        </w:rPr>
        <w:t>本项目为硕士研究生层次高等教育项目，不涉及义务教育，不涉及军事、警察、政治等特殊性质教育。专业方向为"高级机器人与人工智能"和"高级人工智能"，属于信息科技领域普通高等教育范畴，完全符合中外合作办学的举办范围要求。</w:t>
      </w:r>
    </w:p>
    <w:p>
      <w:pPr>
        <w:spacing w:line="360" w:lineRule="auto"/>
      </w:pPr>
      <w:r>
        <w:rPr>
          <w:rFonts w:ascii="宋体" w:hAnsi="宋体" w:eastAsia="宋体"/>
          <w:sz w:val="24"/>
        </w:rPr>
        <w:t>第6条：不得进行宗教教育和活动</w:t>
      </w:r>
    </w:p>
    <w:p>
      <w:pPr>
        <w:spacing w:line="360" w:lineRule="auto"/>
      </w:pPr>
      <w:r>
        <w:rPr>
          <w:rFonts w:ascii="宋体" w:hAnsi="宋体" w:eastAsia="宋体"/>
          <w:sz w:val="24"/>
        </w:rPr>
        <w:t>【要求】外国宗教组织、宗教机构、宗教院校和宗教教职人员不得在中国境内从事中外合作办学活动；中外合作办学不得进行宗教教育和开展宗教活动。</w:t>
      </w:r>
    </w:p>
    <w:p>
      <w:pPr>
        <w:spacing w:line="360" w:lineRule="auto"/>
      </w:pPr>
      <w:r>
        <w:rPr>
          <w:rFonts w:ascii="宋体" w:hAnsi="宋体" w:eastAsia="宋体"/>
          <w:sz w:val="24"/>
        </w:rPr>
        <w:t>【本项目落实情况】</w:t>
      </w:r>
    </w:p>
    <w:p>
      <w:pPr>
        <w:spacing w:line="360" w:lineRule="auto"/>
      </w:pPr>
      <w:r>
        <w:rPr>
          <w:rFonts w:ascii="宋体" w:hAnsi="宋体" w:eastAsia="宋体"/>
          <w:sz w:val="24"/>
        </w:rPr>
        <w:t>本项目在合作协议中明确规定不进行宗教教育和开展宗教活动。萨塞克斯大学为英国公立研究型综合性大学，非宗教机构，其参与本项目的所有教师和研究人员均不涉及宗教身份。项目教学内容聚焦人工智能与机器人技术领域，课程内容经双方审核确保不含宗教元素，完全符合中国法律法规要求。</w:t>
      </w:r>
    </w:p>
    <w:p>
      <w:pPr>
        <w:spacing w:line="360" w:lineRule="auto"/>
      </w:pPr>
      <w:r>
        <w:rPr>
          <w:rFonts w:ascii="宋体" w:hAnsi="宋体" w:eastAsia="宋体"/>
          <w:sz w:val="24"/>
        </w:rPr>
        <w:t>第7条：办学者资质</w:t>
      </w:r>
    </w:p>
    <w:p>
      <w:pPr>
        <w:spacing w:line="360" w:lineRule="auto"/>
      </w:pPr>
      <w:r>
        <w:rPr>
          <w:rFonts w:ascii="宋体" w:hAnsi="宋体" w:eastAsia="宋体"/>
          <w:sz w:val="24"/>
        </w:rPr>
        <w:t>【要求】（1）具有法人资格的教育机构；（2）具备拟开展办学层次的办学资质和学位授予资格；（3）已开设与合作办学拟办专业相同或相近的专业。</w:t>
      </w:r>
    </w:p>
    <w:p>
      <w:pPr>
        <w:spacing w:line="360" w:lineRule="auto"/>
      </w:pPr>
      <w:r>
        <w:rPr>
          <w:rFonts w:ascii="宋体" w:hAnsi="宋体" w:eastAsia="宋体"/>
          <w:sz w:val="24"/>
        </w:rPr>
        <w:t>【本项目落实情况】</w:t>
      </w:r>
    </w:p>
    <w:p>
      <w:pPr>
        <w:spacing w:line="360" w:lineRule="auto"/>
      </w:pPr>
      <w:r>
        <w:rPr>
          <w:rFonts w:ascii="宋体" w:hAnsi="宋体" w:eastAsia="宋体"/>
          <w:sz w:val="24"/>
        </w:rPr>
        <w:t>中方浙江工商大学为经国务院批准设立的普通高等学校，持有事业单位法人证书，具备硕士和博士研究生学位授予资格，已开设计算机科学与技术一级学科博士点、信息与通信工程硕士点、人工智能本科专业等，与拟办专业高度相关。</w:t>
      </w:r>
    </w:p>
    <w:p>
      <w:pPr>
        <w:spacing w:line="360" w:lineRule="auto"/>
      </w:pPr>
      <w:r>
        <w:rPr>
          <w:rFonts w:ascii="宋体" w:hAnsi="宋体" w:eastAsia="宋体"/>
          <w:sz w:val="24"/>
        </w:rPr>
        <w:t>英方英国萨塞克斯大学为英国皇家特许状批准的公立研究型大学，具备完整的学位授予资格，在人工智能与机器人领域拥有超过50年的办学历史，其相关专业在英国REF 2021科研评估中获评世界领先。</w:t>
      </w:r>
    </w:p>
    <w:p>
      <w:pPr>
        <w:spacing w:line="360" w:lineRule="auto"/>
      </w:pPr>
      <w:r>
        <w:rPr>
          <w:rFonts w:ascii="宋体" w:hAnsi="宋体" w:eastAsia="宋体"/>
          <w:sz w:val="24"/>
        </w:rPr>
        <w:t>双方均已开设与拟办专业相同或相近的专业，完全具备举办硕士研究生层次中外合作办学的资质条件。</w:t>
      </w:r>
    </w:p>
    <w:p>
      <w:pPr>
        <w:spacing w:line="360" w:lineRule="auto"/>
      </w:pPr>
      <w:r>
        <w:rPr>
          <w:rFonts w:ascii="宋体" w:hAnsi="宋体" w:eastAsia="宋体"/>
          <w:sz w:val="24"/>
        </w:rPr>
        <w:t>第8条：证书颁发</w:t>
      </w:r>
    </w:p>
    <w:p>
      <w:pPr>
        <w:spacing w:line="360" w:lineRule="auto"/>
      </w:pPr>
      <w:r>
        <w:rPr>
          <w:rFonts w:ascii="宋体" w:hAnsi="宋体" w:eastAsia="宋体"/>
          <w:sz w:val="24"/>
        </w:rPr>
        <w:t>【要求】开展研究生层次中外合作办学的，至少应颁发境外教育机构的学位证书。颁发的境外教育机构学位证书应当与该机构在其所属国（地区）颁发的学位证书相同，并在该国（地区）获得承认。</w:t>
      </w:r>
    </w:p>
    <w:p>
      <w:pPr>
        <w:spacing w:line="360" w:lineRule="auto"/>
      </w:pPr>
      <w:r>
        <w:rPr>
          <w:rFonts w:ascii="宋体" w:hAnsi="宋体" w:eastAsia="宋体"/>
          <w:sz w:val="24"/>
        </w:rPr>
        <w:t>【本项目落实情况】</w:t>
      </w:r>
    </w:p>
    <w:p>
      <w:pPr>
        <w:spacing w:line="360" w:lineRule="auto"/>
      </w:pPr>
      <w:r>
        <w:rPr>
          <w:rFonts w:ascii="宋体" w:hAnsi="宋体" w:eastAsia="宋体"/>
          <w:sz w:val="24"/>
        </w:rPr>
        <w:t>本项目为研究生层次中外合作办学项目，学生修完全部学分并通过论文答辩后，由英国萨塞克斯大学授予硕士学位。该学位证书与萨塞克斯大学在英国本土授予的同级别学位证书完全一致，在英国获得正式承认，并可由国家教育部留学服务中心进行学历学位认证。证书实样（样本）已作为申报材料附件提交。</w:t>
      </w:r>
    </w:p>
    <w:p>
      <w:pPr>
        <w:spacing w:line="360" w:lineRule="auto"/>
      </w:pPr>
      <w:r>
        <w:rPr>
          <w:rFonts w:ascii="宋体" w:hAnsi="宋体" w:eastAsia="宋体"/>
          <w:sz w:val="24"/>
        </w:rPr>
        <w:t>第9条：申报材料真实性</w:t>
      </w:r>
    </w:p>
    <w:p>
      <w:pPr>
        <w:spacing w:line="360" w:lineRule="auto"/>
      </w:pPr>
      <w:r>
        <w:rPr>
          <w:rFonts w:ascii="宋体" w:hAnsi="宋体" w:eastAsia="宋体"/>
          <w:sz w:val="24"/>
        </w:rPr>
        <w:t>【要求】（1）所有申报材料内容应保持一致；（2）核心要件须加盖公章、法定代表人或其授权的代理人签字；（3）纸质版申报材料应至少加盖境内教育机构骑缝章。</w:t>
      </w:r>
    </w:p>
    <w:p>
      <w:pPr>
        <w:spacing w:line="360" w:lineRule="auto"/>
      </w:pPr>
      <w:r>
        <w:rPr>
          <w:rFonts w:ascii="宋体" w:hAnsi="宋体" w:eastAsia="宋体"/>
          <w:sz w:val="24"/>
        </w:rPr>
        <w:t>【本项目落实情况】</w:t>
      </w:r>
    </w:p>
    <w:p>
      <w:pPr>
        <w:spacing w:line="360" w:lineRule="auto"/>
      </w:pPr>
      <w:r>
        <w:rPr>
          <w:rFonts w:ascii="宋体" w:hAnsi="宋体" w:eastAsia="宋体"/>
          <w:sz w:val="24"/>
        </w:rPr>
        <w:t>本报告及所有申报材料均经过浙江工商大学国际合作与交流处、研究生院、信息与电子工程学院等多部门交叉审核，确保内容前后一致、数据真实准确。申请表真实性保证页、合作协议、培养方案、师资引进情况一览表等核心要件将按规定加盖浙江工商大学公章，并由法定代表人或其授权代理人签字。纸质版申报材料将加盖骑缝章，电子版材料与纸质版保持一致并上传教育部政务服务平台。</w:t>
      </w:r>
    </w:p>
    <w:p>
      <w:pPr>
        <w:spacing w:line="360" w:lineRule="auto"/>
      </w:pPr>
      <w:r>
        <w:rPr>
          <w:rFonts w:ascii="宋体" w:hAnsi="宋体" w:eastAsia="宋体"/>
          <w:sz w:val="24"/>
        </w:rPr>
        <w:t>（二）相关单位意见文件（第10-11条）</w:t>
      </w:r>
    </w:p>
    <w:p>
      <w:pPr>
        <w:spacing w:line="360" w:lineRule="auto"/>
      </w:pPr>
      <w:r>
        <w:rPr>
          <w:rFonts w:ascii="宋体" w:hAnsi="宋体" w:eastAsia="宋体"/>
          <w:sz w:val="24"/>
        </w:rPr>
        <w:t>第10条：地方政府和教育行政部门意见</w:t>
      </w:r>
    </w:p>
    <w:p>
      <w:pPr>
        <w:spacing w:line="360" w:lineRule="auto"/>
      </w:pPr>
      <w:r>
        <w:rPr>
          <w:rFonts w:ascii="宋体" w:hAnsi="宋体" w:eastAsia="宋体"/>
          <w:sz w:val="24"/>
        </w:rPr>
        <w:t>【要求】应提供拟设项目所在省（自治区、直辖市）教育行政部门出具的意见函，意见函须附《核查情况表》。</w:t>
      </w:r>
    </w:p>
    <w:p>
      <w:pPr>
        <w:spacing w:line="360" w:lineRule="auto"/>
      </w:pPr>
      <w:r>
        <w:rPr>
          <w:rFonts w:ascii="宋体" w:hAnsi="宋体" w:eastAsia="宋体"/>
          <w:sz w:val="24"/>
        </w:rPr>
        <w:t>【本项目落实情况】</w:t>
      </w:r>
    </w:p>
    <w:p>
      <w:pPr>
        <w:spacing w:line="360" w:lineRule="auto"/>
      </w:pPr>
      <w:r>
        <w:rPr>
          <w:rFonts w:ascii="宋体" w:hAnsi="宋体" w:eastAsia="宋体"/>
          <w:sz w:val="24"/>
        </w:rPr>
        <w:t>本项目已按程序向浙江省教育厅提交申报，待浙江省教育厅出具意见函并附《核查情况表》。浙江工商大学将配合浙江省教育厅完成材料核查工作，确保申报程序合规。</w:t>
      </w:r>
    </w:p>
    <w:p>
      <w:pPr>
        <w:spacing w:line="360" w:lineRule="auto"/>
      </w:pPr>
      <w:r>
        <w:rPr>
          <w:rFonts w:ascii="宋体" w:hAnsi="宋体" w:eastAsia="宋体"/>
          <w:sz w:val="24"/>
        </w:rPr>
        <w:t>第11条：境内教育机构决议文件</w:t>
      </w:r>
    </w:p>
    <w:p>
      <w:pPr>
        <w:spacing w:line="360" w:lineRule="auto"/>
      </w:pPr>
      <w:r>
        <w:rPr>
          <w:rFonts w:ascii="宋体" w:hAnsi="宋体" w:eastAsia="宋体"/>
          <w:sz w:val="24"/>
        </w:rPr>
        <w:t>【要求】应提供境内教育机构校长办公会或党委会关于申报中外合作办学机构（项目）的决议文件。</w:t>
      </w:r>
    </w:p>
    <w:p>
      <w:pPr>
        <w:spacing w:line="360" w:lineRule="auto"/>
      </w:pPr>
      <w:r>
        <w:rPr>
          <w:rFonts w:ascii="宋体" w:hAnsi="宋体" w:eastAsia="宋体"/>
          <w:sz w:val="24"/>
        </w:rPr>
        <w:t>【本项目落实情况】</w:t>
      </w:r>
    </w:p>
    <w:p>
      <w:pPr>
        <w:spacing w:line="360" w:lineRule="auto"/>
      </w:pPr>
      <w:r>
        <w:rPr>
          <w:rFonts w:ascii="宋体" w:hAnsi="宋体" w:eastAsia="宋体"/>
          <w:sz w:val="24"/>
        </w:rPr>
        <w:t>浙江工商大学已将本项目申报事项提交校长办公会和党委会审议，待审议通过后形成正式决议文件作为申报材料附件。决议文件将明确项目定位、培养规模、经费保障等核心事项。</w:t>
      </w:r>
    </w:p>
    <w:p>
      <w:pPr>
        <w:spacing w:line="360" w:lineRule="auto"/>
      </w:pPr>
      <w:r>
        <w:rPr>
          <w:rFonts w:ascii="宋体" w:hAnsi="宋体" w:eastAsia="宋体"/>
          <w:sz w:val="24"/>
        </w:rPr>
        <w:t>（三）合作办学者资质证明材料（第12-15条）</w:t>
      </w:r>
    </w:p>
    <w:p>
      <w:pPr>
        <w:spacing w:line="360" w:lineRule="auto"/>
      </w:pPr>
      <w:r>
        <w:rPr>
          <w:rFonts w:ascii="宋体" w:hAnsi="宋体" w:eastAsia="宋体"/>
          <w:sz w:val="24"/>
        </w:rPr>
        <w:t>第12条：境内外教育机构资质证明</w:t>
      </w:r>
    </w:p>
    <w:p>
      <w:pPr>
        <w:spacing w:line="360" w:lineRule="auto"/>
      </w:pPr>
      <w:r>
        <w:rPr>
          <w:rFonts w:ascii="宋体" w:hAnsi="宋体" w:eastAsia="宋体"/>
          <w:sz w:val="24"/>
        </w:rPr>
        <w:t>【要求】（1）境内教育机构法人证书复印件；（2）境外教育机构法人证书复印件或资质证明；（3）境外审批要求国家的批准证明；（4）证书实样或样本。</w:t>
      </w:r>
    </w:p>
    <w:p>
      <w:pPr>
        <w:spacing w:line="360" w:lineRule="auto"/>
      </w:pPr>
      <w:r>
        <w:rPr>
          <w:rFonts w:ascii="宋体" w:hAnsi="宋体" w:eastAsia="宋体"/>
          <w:sz w:val="24"/>
        </w:rPr>
        <w:t>【本项目落实情况】</w:t>
      </w:r>
    </w:p>
    <w:p>
      <w:pPr>
        <w:spacing w:line="360" w:lineRule="auto"/>
      </w:pPr>
      <w:r>
        <w:rPr>
          <w:rFonts w:ascii="宋体" w:hAnsi="宋体" w:eastAsia="宋体"/>
          <w:sz w:val="24"/>
        </w:rPr>
        <w:t>中方浙江工商大学事业单位法人证书复印件已准备就绪。</w:t>
      </w:r>
    </w:p>
    <w:p>
      <w:pPr>
        <w:spacing w:line="360" w:lineRule="auto"/>
      </w:pPr>
      <w:r>
        <w:rPr>
          <w:rFonts w:ascii="宋体" w:hAnsi="宋体" w:eastAsia="宋体"/>
          <w:sz w:val="24"/>
        </w:rPr>
        <w:t>英方萨塞克斯大学英国皇家特许状复印件及我驻英使馆教育处出具的资质证明正在办理中。</w:t>
      </w:r>
    </w:p>
    <w:p>
      <w:pPr>
        <w:spacing w:line="360" w:lineRule="auto"/>
      </w:pPr>
      <w:r>
        <w:rPr>
          <w:rFonts w:ascii="宋体" w:hAnsi="宋体" w:eastAsia="宋体"/>
          <w:sz w:val="24"/>
        </w:rPr>
        <w:t>英国对教育机构赴海外办学无强制审批要求，无需提供英方审批机关批准证明。</w:t>
      </w:r>
    </w:p>
    <w:p>
      <w:pPr>
        <w:spacing w:line="360" w:lineRule="auto"/>
      </w:pPr>
      <w:r>
        <w:rPr>
          <w:rFonts w:ascii="宋体" w:hAnsi="宋体" w:eastAsia="宋体"/>
          <w:sz w:val="24"/>
        </w:rPr>
        <w:t>拟颁发的萨塞克斯大学硕士学位证样本已准备，待首批学生毕业后将提供证书实样。</w:t>
      </w:r>
    </w:p>
    <w:p>
      <w:pPr>
        <w:spacing w:line="360" w:lineRule="auto"/>
      </w:pPr>
      <w:r>
        <w:rPr>
          <w:rFonts w:ascii="宋体" w:hAnsi="宋体" w:eastAsia="宋体"/>
          <w:sz w:val="24"/>
        </w:rPr>
        <w:t>第13条：境外教学质量认证</w:t>
      </w:r>
    </w:p>
    <w:p>
      <w:pPr>
        <w:spacing w:line="360" w:lineRule="auto"/>
      </w:pPr>
      <w:r>
        <w:rPr>
          <w:rFonts w:ascii="宋体" w:hAnsi="宋体" w:eastAsia="宋体"/>
          <w:sz w:val="24"/>
        </w:rPr>
        <w:t>【要求】应提供境外教育机构所在国（地区）权威质量保障部门最近一次的教学质量认证报告或对其海外办学的质量认证书等相关材料。</w:t>
      </w:r>
    </w:p>
    <w:p>
      <w:pPr>
        <w:spacing w:line="360" w:lineRule="auto"/>
      </w:pPr>
      <w:r>
        <w:rPr>
          <w:rFonts w:ascii="宋体" w:hAnsi="宋体" w:eastAsia="宋体"/>
          <w:sz w:val="24"/>
        </w:rPr>
        <w:t>【本项目落实情况】</w:t>
      </w:r>
    </w:p>
    <w:p>
      <w:pPr>
        <w:spacing w:line="360" w:lineRule="auto"/>
      </w:pPr>
      <w:r>
        <w:rPr>
          <w:rFonts w:ascii="宋体" w:hAnsi="宋体" w:eastAsia="宋体"/>
          <w:sz w:val="24"/>
        </w:rPr>
        <w:t>萨塞克斯大学接受英国高等教育质量保障局（QAA）定期评估，最新一轮质量评估报告已获取。萨塞克斯大学工程与信息学院相关专业已通过英国工程理事会（ENG-CERT）等专业认证，相关质量认证材料将作为申报附件提交。</w:t>
      </w:r>
    </w:p>
    <w:p>
      <w:pPr>
        <w:spacing w:line="360" w:lineRule="auto"/>
      </w:pPr>
      <w:r>
        <w:rPr>
          <w:rFonts w:ascii="宋体" w:hAnsi="宋体" w:eastAsia="宋体"/>
          <w:sz w:val="24"/>
        </w:rPr>
        <w:t>第14条：异地办学要求</w:t>
      </w:r>
    </w:p>
    <w:p>
      <w:pPr>
        <w:spacing w:line="360" w:lineRule="auto"/>
      </w:pPr>
      <w:r>
        <w:rPr>
          <w:rFonts w:ascii="宋体" w:hAnsi="宋体" w:eastAsia="宋体"/>
          <w:sz w:val="24"/>
        </w:rPr>
        <w:t>【要求】不具有法人资格的机构（项目）合作办学地址原则上应为教育部批准的异地校区。</w:t>
      </w:r>
    </w:p>
    <w:p>
      <w:pPr>
        <w:spacing w:line="360" w:lineRule="auto"/>
      </w:pPr>
      <w:r>
        <w:rPr>
          <w:rFonts w:ascii="宋体" w:hAnsi="宋体" w:eastAsia="宋体"/>
          <w:sz w:val="24"/>
        </w:rPr>
        <w:t>【本项目落实情况】</w:t>
      </w:r>
    </w:p>
    <w:p>
      <w:pPr>
        <w:spacing w:line="360" w:lineRule="auto"/>
      </w:pPr>
      <w:r>
        <w:rPr>
          <w:rFonts w:ascii="宋体" w:hAnsi="宋体" w:eastAsia="宋体"/>
          <w:sz w:val="24"/>
        </w:rPr>
        <w:t>本项目不涉及跨省或省内异地办学。全部培养环节在浙江工商大学杭州校区（钱塘区学正街18号）完成，办学地址与浙江工商大学法定住所一致，符合相关要求。</w:t>
      </w:r>
    </w:p>
    <w:p>
      <w:pPr>
        <w:spacing w:line="360" w:lineRule="auto"/>
      </w:pPr>
      <w:r>
        <w:rPr>
          <w:rFonts w:ascii="宋体" w:hAnsi="宋体" w:eastAsia="宋体"/>
          <w:sz w:val="24"/>
        </w:rPr>
        <w:t>第15条：专业名称规范</w:t>
      </w:r>
    </w:p>
    <w:p>
      <w:pPr>
        <w:spacing w:line="360" w:lineRule="auto"/>
      </w:pPr>
      <w:r>
        <w:rPr>
          <w:rFonts w:ascii="宋体" w:hAnsi="宋体" w:eastAsia="宋体"/>
          <w:sz w:val="24"/>
        </w:rPr>
        <w:t>【要求】开展本科学历教育的，拟办专业名称应与最新颁布的专业目录保持一致。</w:t>
      </w:r>
    </w:p>
    <w:p>
      <w:pPr>
        <w:spacing w:line="360" w:lineRule="auto"/>
      </w:pPr>
      <w:r>
        <w:rPr>
          <w:rFonts w:ascii="宋体" w:hAnsi="宋体" w:eastAsia="宋体"/>
          <w:sz w:val="24"/>
        </w:rPr>
        <w:t>【本项目落实情况】</w:t>
      </w:r>
    </w:p>
    <w:p>
      <w:pPr>
        <w:spacing w:line="360" w:lineRule="auto"/>
      </w:pPr>
      <w:r>
        <w:rPr>
          <w:rFonts w:ascii="宋体" w:hAnsi="宋体" w:eastAsia="宋体"/>
          <w:sz w:val="24"/>
        </w:rPr>
        <w:t>本项目为硕士研究生层次教育，不涉及本科专业目录对应问题。项目专业方向"高级机器人与人工智能"和"高级人工智能"直接沿用萨塞克斯大学原版专业名称，与英方在英国本土开设的专业完全一致，符合研究生层次中外合作办学的专业命名规范。</w:t>
      </w:r>
    </w:p>
    <w:p>
      <w:pPr>
        <w:spacing w:line="360" w:lineRule="auto"/>
      </w:pPr>
      <w:r>
        <w:rPr>
          <w:rFonts w:ascii="宋体" w:hAnsi="宋体" w:eastAsia="宋体"/>
          <w:sz w:val="24"/>
        </w:rPr>
        <w:t>（四）中外合作办学协议、机构章程等法律要件（第16-26条）</w:t>
      </w:r>
    </w:p>
    <w:p>
      <w:pPr>
        <w:spacing w:line="360" w:lineRule="auto"/>
      </w:pPr>
      <w:r>
        <w:rPr>
          <w:rFonts w:ascii="宋体" w:hAnsi="宋体" w:eastAsia="宋体"/>
          <w:sz w:val="24"/>
        </w:rPr>
        <w:t>第16条：协议必备内容</w:t>
      </w:r>
    </w:p>
    <w:p>
      <w:pPr>
        <w:spacing w:line="360" w:lineRule="auto"/>
      </w:pPr>
      <w:r>
        <w:rPr>
          <w:rFonts w:ascii="宋体" w:hAnsi="宋体" w:eastAsia="宋体"/>
          <w:sz w:val="24"/>
        </w:rPr>
        <w:t>【要求】协议须包括机构（项目）名称、住所、合作者名称、办学宗旨和培养目标、合作内容和期限、各方投入、权利义务、争议解决办法等。</w:t>
      </w:r>
    </w:p>
    <w:p>
      <w:pPr>
        <w:spacing w:line="360" w:lineRule="auto"/>
      </w:pPr>
      <w:r>
        <w:rPr>
          <w:rFonts w:ascii="宋体" w:hAnsi="宋体" w:eastAsia="宋体"/>
          <w:sz w:val="24"/>
        </w:rPr>
        <w:t>【本项目落实情况】</w:t>
      </w:r>
    </w:p>
    <w:p>
      <w:pPr>
        <w:spacing w:line="360" w:lineRule="auto"/>
      </w:pPr>
      <w:r>
        <w:rPr>
          <w:rFonts w:ascii="宋体" w:hAnsi="宋体" w:eastAsia="宋体"/>
          <w:sz w:val="24"/>
        </w:rPr>
        <w:t>本项目合作协议已明确约定：项目名称为"浙江工商大学与英国萨塞克斯大学合作举办高级机器人与人工智能、高级人工智能硕士学位项目"；住所为浙江工商大学杭州校区；合作双方名称和住所完整载明；办学宗旨和培养目标详见本报告第五部分；合作期限为自获批之日起至最后一个培养周期结束；双方投入包括师资、课程、实验设施等；权利义务、争议解决办法等条款已按规范要求完整拟定。</w:t>
      </w:r>
    </w:p>
    <w:p>
      <w:pPr>
        <w:spacing w:line="360" w:lineRule="auto"/>
      </w:pPr>
      <w:r>
        <w:rPr>
          <w:rFonts w:ascii="宋体" w:hAnsi="宋体" w:eastAsia="宋体"/>
          <w:sz w:val="24"/>
        </w:rPr>
        <w:t>第17条：名称规范</w:t>
      </w:r>
    </w:p>
    <w:p>
      <w:pPr>
        <w:spacing w:line="360" w:lineRule="auto"/>
      </w:pPr>
      <w:r>
        <w:rPr>
          <w:rFonts w:ascii="宋体" w:hAnsi="宋体" w:eastAsia="宋体"/>
          <w:sz w:val="24"/>
        </w:rPr>
        <w:t>【要求】（1）不得冠以"中国""中华""全国"等字样；（2）机构名称前冠以境内教育机构全称；（3）项目名称反映专业、层次和类型；（4）外文译名与中文名称相符。</w:t>
      </w:r>
    </w:p>
    <w:p>
      <w:pPr>
        <w:spacing w:line="360" w:lineRule="auto"/>
      </w:pPr>
      <w:r>
        <w:rPr>
          <w:rFonts w:ascii="宋体" w:hAnsi="宋体" w:eastAsia="宋体"/>
          <w:sz w:val="24"/>
        </w:rPr>
        <w:t>【本项目落实情况】</w:t>
      </w:r>
    </w:p>
    <w:p>
      <w:pPr>
        <w:spacing w:line="360" w:lineRule="auto"/>
      </w:pPr>
      <w:r>
        <w:rPr>
          <w:rFonts w:ascii="宋体" w:hAnsi="宋体" w:eastAsia="宋体"/>
          <w:sz w:val="24"/>
        </w:rPr>
        <w:t>本项目名称为"浙江工商大学与英国萨塞克斯大学合作举办高级机器人与人工智能、高级人工智能硕士学位项目"，未冠以"中国""中华""全国"等字样，名称中完整体现境内教育机构全称"浙江工商大学"，项目名称准确反映了合作专业（高级机器人与人工智能、高级人工智能）、办学层次（硕士）和合作类型（中外合作办学项目）。英文译名与中文名称保持一致。</w:t>
      </w:r>
    </w:p>
    <w:p>
      <w:pPr>
        <w:spacing w:line="360" w:lineRule="auto"/>
      </w:pPr>
      <w:r>
        <w:rPr>
          <w:rFonts w:ascii="宋体" w:hAnsi="宋体" w:eastAsia="宋体"/>
          <w:sz w:val="24"/>
        </w:rPr>
        <w:t>第18条：学籍注册</w:t>
      </w:r>
    </w:p>
    <w:p>
      <w:pPr>
        <w:spacing w:line="360" w:lineRule="auto"/>
      </w:pPr>
      <w:r>
        <w:rPr>
          <w:rFonts w:ascii="宋体" w:hAnsi="宋体" w:eastAsia="宋体"/>
          <w:sz w:val="24"/>
        </w:rPr>
        <w:t>【要求】协议应明确约定学生注册境外教育机构学籍时间、程序等，不得为已录取学生设置其他条件，学生注册学籍后应享受与境外教育机构学生同等权利。</w:t>
      </w:r>
    </w:p>
    <w:p>
      <w:pPr>
        <w:spacing w:line="360" w:lineRule="auto"/>
      </w:pPr>
      <w:r>
        <w:rPr>
          <w:rFonts w:ascii="宋体" w:hAnsi="宋体" w:eastAsia="宋体"/>
          <w:sz w:val="24"/>
        </w:rPr>
        <w:t>【本项目落实情况】</w:t>
      </w:r>
    </w:p>
    <w:p>
      <w:pPr>
        <w:spacing w:line="360" w:lineRule="auto"/>
      </w:pPr>
      <w:r>
        <w:rPr>
          <w:rFonts w:ascii="宋体" w:hAnsi="宋体" w:eastAsia="宋体"/>
          <w:sz w:val="24"/>
        </w:rPr>
        <w:t>本项目合作协议已明确约定学生入学后按萨塞克斯大学规定的程序和时间注册英方学籍，不设置额外附加条件。学生注册萨塞克斯大学学籍后，享有与萨塞克斯大学在英国本土学生同等的学术资源使用权，包括图书馆及线上学术资源 access、学术指导服务等。</w:t>
      </w:r>
    </w:p>
    <w:p>
      <w:pPr>
        <w:spacing w:line="360" w:lineRule="auto"/>
      </w:pPr>
      <w:r>
        <w:rPr>
          <w:rFonts w:ascii="宋体" w:hAnsi="宋体" w:eastAsia="宋体"/>
          <w:sz w:val="24"/>
        </w:rPr>
        <w:t>第19条："四个三分之一"要求</w:t>
      </w:r>
    </w:p>
    <w:p>
      <w:pPr>
        <w:spacing w:line="360" w:lineRule="auto"/>
      </w:pPr>
      <w:r>
        <w:rPr>
          <w:rFonts w:ascii="宋体" w:hAnsi="宋体" w:eastAsia="宋体"/>
          <w:sz w:val="24"/>
        </w:rPr>
        <w:t>【要求】引进的境外课程和专业核心课程应当占全部课程和核心课程的三分之一以上，境外教师担负的专业核心课程的门数和教学时数应当占全部课程和全部教学时数的三分之一以上。</w:t>
      </w:r>
    </w:p>
    <w:p>
      <w:pPr>
        <w:spacing w:line="360" w:lineRule="auto"/>
      </w:pPr>
      <w:r>
        <w:rPr>
          <w:rFonts w:ascii="宋体" w:hAnsi="宋体" w:eastAsia="宋体"/>
          <w:sz w:val="24"/>
        </w:rPr>
        <w:t>【本项目落实情况】</w:t>
      </w:r>
    </w:p>
    <w:p>
      <w:pPr>
        <w:spacing w:line="360" w:lineRule="auto"/>
      </w:pPr>
      <w:r>
        <w:rPr>
          <w:rFonts w:ascii="宋体" w:hAnsi="宋体" w:eastAsia="宋体"/>
          <w:sz w:val="24"/>
        </w:rPr>
        <w:t>本项目课程体系严格满足"四个三分之一"要求：</w:t>
      </w:r>
    </w:p>
    <w:p>
      <w:pPr>
        <w:spacing w:line="360" w:lineRule="auto"/>
      </w:pPr>
      <w:r>
        <w:rPr>
          <w:rFonts w:ascii="宋体" w:hAnsi="宋体" w:eastAsia="宋体"/>
          <w:sz w:val="24"/>
        </w:rPr>
        <w:t>两个专业方向均设置10门英方课程（每方向90学分课程+60学分论文），3门中方课程（思政等，共3学分）。英方课程门数占比超过三分之二，远高于三分之一要求。</w:t>
      </w:r>
    </w:p>
    <w:p>
      <w:pPr>
        <w:spacing w:line="360" w:lineRule="auto"/>
      </w:pPr>
      <w:r>
        <w:rPr>
          <w:rFonts w:ascii="宋体" w:hAnsi="宋体" w:eastAsia="宋体"/>
          <w:sz w:val="24"/>
        </w:rPr>
        <w:t>萨塞克斯大学教师承担的专业核心课程包括机器人学基础、机器人设计与实现、应用机器学习、自适应系统、动物和机器智能、神经网络、高级自然语言处理等，门数和教学时数均超过全部课程和教学时数的三分之一。</w:t>
      </w:r>
    </w:p>
    <w:p>
      <w:pPr>
        <w:spacing w:line="360" w:lineRule="auto"/>
      </w:pPr>
      <w:r>
        <w:rPr>
          <w:rFonts w:ascii="宋体" w:hAnsi="宋体" w:eastAsia="宋体"/>
          <w:sz w:val="24"/>
        </w:rPr>
        <w:t>具体测算数据将在培养方案中详细列明。</w:t>
      </w:r>
    </w:p>
    <w:p>
      <w:pPr>
        <w:spacing w:line="360" w:lineRule="auto"/>
      </w:pPr>
      <w:r>
        <w:rPr>
          <w:rFonts w:ascii="宋体" w:hAnsi="宋体" w:eastAsia="宋体"/>
          <w:sz w:val="24"/>
        </w:rPr>
        <w:t>第20条：境外教师选聘</w:t>
      </w:r>
    </w:p>
    <w:p>
      <w:pPr>
        <w:spacing w:line="360" w:lineRule="auto"/>
      </w:pPr>
      <w:r>
        <w:rPr>
          <w:rFonts w:ascii="宋体" w:hAnsi="宋体" w:eastAsia="宋体"/>
          <w:sz w:val="24"/>
        </w:rPr>
        <w:t>【要求】协议应明确约定境外办学者选聘教师的数量规模、任职条件、任教课程及时间等，不得采用飞行教学、集中授课、巡演式教学等方式，不得以在线课程代替线下授课（不可抗力除外）。</w:t>
      </w:r>
    </w:p>
    <w:p>
      <w:pPr>
        <w:spacing w:line="360" w:lineRule="auto"/>
      </w:pPr>
      <w:r>
        <w:rPr>
          <w:rFonts w:ascii="宋体" w:hAnsi="宋体" w:eastAsia="宋体"/>
          <w:sz w:val="24"/>
        </w:rPr>
        <w:t>【本项目落实情况】</w:t>
      </w:r>
    </w:p>
    <w:p>
      <w:pPr>
        <w:spacing w:line="360" w:lineRule="auto"/>
      </w:pPr>
      <w:r>
        <w:rPr>
          <w:rFonts w:ascii="宋体" w:hAnsi="宋体" w:eastAsia="宋体"/>
          <w:sz w:val="24"/>
        </w:rPr>
        <w:t>本项目合作协议已明确约定萨塞克斯大学每年选派不少于6名教师来华授课，授课教师均具有博士学位或教授/副教授职称，符合萨塞克斯大学本校教师聘任标准。教师任教课程包括机器人学基础、机器人设计与实现、应用机器学习、自适应系统等核心课程，授课时间覆盖整个学期，采用常态化线下授课方式，不采用飞行教学、集中授课或巡演式教学。除不可抗力外，所有英方课程均以线下授课为主，不以任何在线课程替代。</w:t>
      </w:r>
    </w:p>
    <w:p>
      <w:pPr>
        <w:spacing w:line="360" w:lineRule="auto"/>
      </w:pPr>
      <w:r>
        <w:rPr>
          <w:rFonts w:ascii="宋体" w:hAnsi="宋体" w:eastAsia="宋体"/>
          <w:sz w:val="24"/>
        </w:rPr>
        <w:t>第21条：办学模式</w:t>
      </w:r>
    </w:p>
    <w:p>
      <w:pPr>
        <w:spacing w:line="360" w:lineRule="auto"/>
      </w:pPr>
      <w:r>
        <w:rPr>
          <w:rFonts w:ascii="宋体" w:hAnsi="宋体" w:eastAsia="宋体"/>
          <w:sz w:val="24"/>
        </w:rPr>
        <w:t>【要求】协议应明确约定办学模式，具体办学模式应符合实际情况并满足"四个三分之一"要求。</w:t>
      </w:r>
    </w:p>
    <w:p>
      <w:pPr>
        <w:spacing w:line="360" w:lineRule="auto"/>
      </w:pPr>
      <w:r>
        <w:rPr>
          <w:rFonts w:ascii="宋体" w:hAnsi="宋体" w:eastAsia="宋体"/>
          <w:sz w:val="24"/>
        </w:rPr>
        <w:t>【本项目落实情况】</w:t>
      </w:r>
    </w:p>
    <w:p>
      <w:pPr>
        <w:spacing w:line="360" w:lineRule="auto"/>
      </w:pPr>
      <w:r>
        <w:rPr>
          <w:rFonts w:ascii="宋体" w:hAnsi="宋体" w:eastAsia="宋体"/>
          <w:sz w:val="24"/>
        </w:rPr>
        <w:t>本项目办学模式为"全程在浙江工商大学杭州校区学习，引进萨塞克斯大学完整课程体系和学位标准，由中英双方教师联合授课，学生注册萨塞克斯大学学籍，毕业由萨塞克斯大学授予硕士学位"。该模式已在合作协议中明确约定，完全符合双方实际情况和"四个三分之一"要求。</w:t>
      </w:r>
    </w:p>
    <w:p>
      <w:pPr>
        <w:spacing w:line="360" w:lineRule="auto"/>
      </w:pPr>
      <w:r>
        <w:rPr>
          <w:rFonts w:ascii="宋体" w:hAnsi="宋体" w:eastAsia="宋体"/>
          <w:sz w:val="24"/>
        </w:rPr>
        <w:t>第22条：机构章程要求</w:t>
      </w:r>
    </w:p>
    <w:p>
      <w:pPr>
        <w:spacing w:line="360" w:lineRule="auto"/>
      </w:pPr>
      <w:r>
        <w:rPr>
          <w:rFonts w:ascii="宋体" w:hAnsi="宋体" w:eastAsia="宋体"/>
          <w:sz w:val="24"/>
        </w:rPr>
        <w:t>【要求】内容应包含实施办法第十六条规定的有关事项；明确理事会/董事会/联合管理委员会组成及规则；明确主要行政负责人任职资格和职权。（项目无需提供章程）</w:t>
      </w:r>
    </w:p>
    <w:p>
      <w:pPr>
        <w:spacing w:line="360" w:lineRule="auto"/>
      </w:pPr>
      <w:r>
        <w:rPr>
          <w:rFonts w:ascii="宋体" w:hAnsi="宋体" w:eastAsia="宋体"/>
          <w:sz w:val="24"/>
        </w:rPr>
        <w:t>【本项目落实情况】</w:t>
      </w:r>
    </w:p>
    <w:p>
      <w:pPr>
        <w:spacing w:line="360" w:lineRule="auto"/>
      </w:pPr>
      <w:r>
        <w:rPr>
          <w:rFonts w:ascii="宋体" w:hAnsi="宋体" w:eastAsia="宋体"/>
          <w:sz w:val="24"/>
        </w:rPr>
        <w:t>本项目为非法人资格中外合作办学项目，无需单独制定机构章程。相关治理结构和管理规则已在合作协议中明确约定，包括中英联合管理委员会的组成、职权和议事规则，以及项目学术负责人的任职资格和职权等，符合《中华人民共和国中外合作办学条例》及其实施办法的有关规定。</w:t>
      </w:r>
    </w:p>
    <w:p>
      <w:pPr>
        <w:spacing w:line="360" w:lineRule="auto"/>
      </w:pPr>
      <w:r>
        <w:rPr>
          <w:rFonts w:ascii="宋体" w:hAnsi="宋体" w:eastAsia="宋体"/>
          <w:sz w:val="24"/>
        </w:rPr>
        <w:t>第23条：招生届次和协议有效期</w:t>
      </w:r>
    </w:p>
    <w:p>
      <w:pPr>
        <w:spacing w:line="360" w:lineRule="auto"/>
      </w:pPr>
      <w:r>
        <w:rPr>
          <w:rFonts w:ascii="宋体" w:hAnsi="宋体" w:eastAsia="宋体"/>
          <w:sz w:val="24"/>
        </w:rPr>
        <w:t>【要求】协议、章程应明确招生起止年份及其招生届次，合作协议有效期应覆盖最后一届学生培养周期。</w:t>
      </w:r>
    </w:p>
    <w:p>
      <w:pPr>
        <w:spacing w:line="360" w:lineRule="auto"/>
      </w:pPr>
      <w:r>
        <w:rPr>
          <w:rFonts w:ascii="宋体" w:hAnsi="宋体" w:eastAsia="宋体"/>
          <w:sz w:val="24"/>
        </w:rPr>
        <w:t>【本项目落实情况】</w:t>
      </w:r>
    </w:p>
    <w:p>
      <w:pPr>
        <w:spacing w:line="360" w:lineRule="auto"/>
      </w:pPr>
      <w:r>
        <w:rPr>
          <w:rFonts w:ascii="宋体" w:hAnsi="宋体" w:eastAsia="宋体"/>
          <w:sz w:val="24"/>
        </w:rPr>
        <w:t>本项目合作协议已明确约定招生起始年份为获批当年，计划每年招生一届，首届计划招生60人（两个方向各30人）。合作协议有效期覆盖最后一届学生的完整培养周期（含1.5年基本学制和最长2.5年学习年限），确保学生权益不受协议到期影响。</w:t>
      </w:r>
    </w:p>
    <w:p>
      <w:pPr>
        <w:spacing w:line="360" w:lineRule="auto"/>
      </w:pPr>
      <w:r>
        <w:rPr>
          <w:rFonts w:ascii="宋体" w:hAnsi="宋体" w:eastAsia="宋体"/>
          <w:sz w:val="24"/>
        </w:rPr>
        <w:t>第24条：文本语言</w:t>
      </w:r>
    </w:p>
    <w:p>
      <w:pPr>
        <w:spacing w:line="360" w:lineRule="auto"/>
      </w:pPr>
      <w:r>
        <w:rPr>
          <w:rFonts w:ascii="宋体" w:hAnsi="宋体" w:eastAsia="宋体"/>
          <w:sz w:val="24"/>
        </w:rPr>
        <w:t>【要求】协议、章程应有关文本；有外文文本的，应当与中文文本的内容一致。</w:t>
      </w:r>
    </w:p>
    <w:p>
      <w:pPr>
        <w:spacing w:line="360" w:lineRule="auto"/>
      </w:pPr>
      <w:r>
        <w:rPr>
          <w:rFonts w:ascii="宋体" w:hAnsi="宋体" w:eastAsia="宋体"/>
          <w:sz w:val="24"/>
        </w:rPr>
        <w:t>【本项目落实情况】</w:t>
      </w:r>
    </w:p>
    <w:p>
      <w:pPr>
        <w:spacing w:line="360" w:lineRule="auto"/>
      </w:pPr>
      <w:r>
        <w:rPr>
          <w:rFonts w:ascii="宋体" w:hAnsi="宋体" w:eastAsia="宋体"/>
          <w:sz w:val="24"/>
        </w:rPr>
        <w:t>本项目合作协议以中文和英文两种文本签署，中文文本为正本。中英文文本内容完全一致，如存在理解分歧，以中文文本为准。</w:t>
      </w:r>
    </w:p>
    <w:p>
      <w:pPr>
        <w:spacing w:line="360" w:lineRule="auto"/>
      </w:pPr>
      <w:r>
        <w:rPr>
          <w:rFonts w:ascii="宋体" w:hAnsi="宋体" w:eastAsia="宋体"/>
          <w:sz w:val="24"/>
        </w:rPr>
        <w:t>第25条：风险防范条款</w:t>
      </w:r>
    </w:p>
    <w:p>
      <w:pPr>
        <w:spacing w:line="360" w:lineRule="auto"/>
      </w:pPr>
      <w:r>
        <w:rPr>
          <w:rFonts w:ascii="宋体" w:hAnsi="宋体" w:eastAsia="宋体"/>
          <w:sz w:val="24"/>
        </w:rPr>
        <w:t>【要求】协议、章程应明确规定风险防范应对条款，包括资产管理、财务管理、终止清算、不可抗力、违约责任、争议解决、师生权益保护、保密及数据安全等。</w:t>
      </w:r>
    </w:p>
    <w:p>
      <w:pPr>
        <w:spacing w:line="360" w:lineRule="auto"/>
      </w:pPr>
      <w:r>
        <w:rPr>
          <w:rFonts w:ascii="宋体" w:hAnsi="宋体" w:eastAsia="宋体"/>
          <w:sz w:val="24"/>
        </w:rPr>
        <w:t>【本项目落实情况】</w:t>
      </w:r>
    </w:p>
    <w:p>
      <w:pPr>
        <w:spacing w:line="360" w:lineRule="auto"/>
      </w:pPr>
      <w:r>
        <w:rPr>
          <w:rFonts w:ascii="宋体" w:hAnsi="宋体" w:eastAsia="宋体"/>
          <w:sz w:val="24"/>
        </w:rPr>
        <w:t>本项目合作协议已包含完整的风防防范应对条款：</w:t>
      </w:r>
    </w:p>
    <w:p>
      <w:pPr>
        <w:spacing w:line="360" w:lineRule="auto"/>
      </w:pPr>
      <w:r>
        <w:rPr>
          <w:rFonts w:ascii="宋体" w:hAnsi="宋体" w:eastAsia="宋体"/>
          <w:sz w:val="24"/>
        </w:rPr>
        <w:t>资产管理：明确双方投入的师资、课程、设备等资产的权属和使用规则；</w:t>
      </w:r>
    </w:p>
    <w:p>
      <w:pPr>
        <w:spacing w:line="360" w:lineRule="auto"/>
      </w:pPr>
      <w:r>
        <w:rPr>
          <w:rFonts w:ascii="宋体" w:hAnsi="宋体" w:eastAsia="宋体"/>
          <w:sz w:val="24"/>
        </w:rPr>
        <w:t>财务管理：学费收入纳入浙江工商大学财务统一管理，执行国家财务会计制度；</w:t>
      </w:r>
    </w:p>
    <w:p>
      <w:pPr>
        <w:spacing w:line="360" w:lineRule="auto"/>
      </w:pPr>
      <w:r>
        <w:rPr>
          <w:rFonts w:ascii="宋体" w:hAnsi="宋体" w:eastAsia="宋体"/>
          <w:sz w:val="24"/>
        </w:rPr>
        <w:t>终止清算：约定项目终止情形下的学生安置方案、资产处置程序和清偿顺序；</w:t>
      </w:r>
    </w:p>
    <w:p>
      <w:pPr>
        <w:spacing w:line="360" w:lineRule="auto"/>
      </w:pPr>
      <w:r>
        <w:rPr>
          <w:rFonts w:ascii="宋体" w:hAnsi="宋体" w:eastAsia="宋体"/>
          <w:sz w:val="24"/>
        </w:rPr>
        <w:t>不可抗力：明确因疫情、战争等不可抗力导致教学安排调整的处理机制；</w:t>
      </w:r>
    </w:p>
    <w:p>
      <w:pPr>
        <w:spacing w:line="360" w:lineRule="auto"/>
      </w:pPr>
      <w:r>
        <w:rPr>
          <w:rFonts w:ascii="宋体" w:hAnsi="宋体" w:eastAsia="宋体"/>
          <w:sz w:val="24"/>
        </w:rPr>
        <w:t>违约责任：约定双方违约情形下的责任追究和补救措施；</w:t>
      </w:r>
    </w:p>
    <w:p>
      <w:pPr>
        <w:spacing w:line="360" w:lineRule="auto"/>
      </w:pPr>
      <w:r>
        <w:rPr>
          <w:rFonts w:ascii="宋体" w:hAnsi="宋体" w:eastAsia="宋体"/>
          <w:sz w:val="24"/>
        </w:rPr>
        <w:t>争议解决：约定通过友好协商解决争议，协商不成的按相关法律程序处理；</w:t>
      </w:r>
    </w:p>
    <w:p>
      <w:pPr>
        <w:spacing w:line="360" w:lineRule="auto"/>
      </w:pPr>
      <w:r>
        <w:rPr>
          <w:rFonts w:ascii="宋体" w:hAnsi="宋体" w:eastAsia="宋体"/>
          <w:sz w:val="24"/>
        </w:rPr>
        <w:t>师生权益保护：明确学生在学籍、课程、学位等方面的权益保障机制，以及教师的工作条件和学术权益；</w:t>
      </w:r>
    </w:p>
    <w:p>
      <w:pPr>
        <w:spacing w:line="360" w:lineRule="auto"/>
      </w:pPr>
      <w:r>
        <w:rPr>
          <w:rFonts w:ascii="宋体" w:hAnsi="宋体" w:eastAsia="宋体"/>
          <w:sz w:val="24"/>
        </w:rPr>
        <w:t>保密及数据安全：约定双方在数据交换、信息共享过程中的保密义务和数据安全保护措施。</w:t>
      </w:r>
    </w:p>
    <w:p>
      <w:pPr>
        <w:spacing w:line="360" w:lineRule="auto"/>
      </w:pPr>
      <w:r>
        <w:rPr>
          <w:rFonts w:ascii="宋体" w:hAnsi="宋体" w:eastAsia="宋体"/>
          <w:sz w:val="24"/>
        </w:rPr>
        <w:t>第26条：财务条款</w:t>
      </w:r>
    </w:p>
    <w:p>
      <w:pPr>
        <w:spacing w:line="360" w:lineRule="auto"/>
      </w:pPr>
      <w:r>
        <w:rPr>
          <w:rFonts w:ascii="宋体" w:hAnsi="宋体" w:eastAsia="宋体"/>
          <w:sz w:val="24"/>
        </w:rPr>
        <w:t>【要求】（1）以人民币计收学费；（2）不得同时双重收取国内外学费；（3）按学年或学期收费，不跨学年预收；（4）办学结余用于教育教学；（5）明确财务会计制度和审计制度、终止后清偿顺序。</w:t>
      </w:r>
    </w:p>
    <w:p>
      <w:pPr>
        <w:spacing w:line="360" w:lineRule="auto"/>
      </w:pPr>
      <w:r>
        <w:rPr>
          <w:rFonts w:ascii="宋体" w:hAnsi="宋体" w:eastAsia="宋体"/>
          <w:sz w:val="24"/>
        </w:rPr>
        <w:t>【本项目落实情况】</w:t>
      </w:r>
    </w:p>
    <w:p>
      <w:pPr>
        <w:spacing w:line="360" w:lineRule="auto"/>
      </w:pPr>
      <w:r>
        <w:rPr>
          <w:rFonts w:ascii="宋体" w:hAnsi="宋体" w:eastAsia="宋体"/>
          <w:sz w:val="24"/>
        </w:rPr>
        <w:t>本项目学费以人民币计收，收费标准按浙江省物价部门核准标准执行；仅收取中方学费，不向学生双重收取国内、国外学费；按学年收费，不跨学年预收；办学结余全部用于本项目教育教学活动和改善办学条件；项目财务纳入浙江工商大学统一财务管理，执行国家财务会计制度和审计制度，接受年度审计；项目终止后的清偿顺序按《中华人民共和国中外合作办学条例》相关规定执行。</w:t>
      </w:r>
    </w:p>
    <w:p>
      <w:pPr>
        <w:spacing w:line="360" w:lineRule="auto"/>
      </w:pPr>
      <w:r>
        <w:rPr>
          <w:rFonts w:ascii="宋体" w:hAnsi="宋体" w:eastAsia="宋体"/>
          <w:sz w:val="24"/>
        </w:rPr>
        <w:t>（五）招生与学籍管理相关材料（第27-29条）</w:t>
      </w:r>
    </w:p>
    <w:p>
      <w:pPr>
        <w:spacing w:line="360" w:lineRule="auto"/>
      </w:pPr>
      <w:r>
        <w:rPr>
          <w:rFonts w:ascii="宋体" w:hAnsi="宋体" w:eastAsia="宋体"/>
          <w:sz w:val="24"/>
        </w:rPr>
        <w:t>第27条：招生对象</w:t>
      </w:r>
    </w:p>
    <w:p>
      <w:pPr>
        <w:spacing w:line="360" w:lineRule="auto"/>
      </w:pPr>
      <w:r>
        <w:rPr>
          <w:rFonts w:ascii="宋体" w:hAnsi="宋体" w:eastAsia="宋体"/>
          <w:sz w:val="24"/>
        </w:rPr>
        <w:t>【要求】应以中国公民为主要招生对象。如招收外国籍学生或港澳台学生，应明确具体招生规模，纳入生均成本测算。</w:t>
      </w:r>
    </w:p>
    <w:p>
      <w:pPr>
        <w:spacing w:line="360" w:lineRule="auto"/>
      </w:pPr>
      <w:r>
        <w:rPr>
          <w:rFonts w:ascii="宋体" w:hAnsi="宋体" w:eastAsia="宋体"/>
          <w:sz w:val="24"/>
        </w:rPr>
        <w:t>【本项目落实情况】</w:t>
      </w:r>
    </w:p>
    <w:p>
      <w:pPr>
        <w:spacing w:line="360" w:lineRule="auto"/>
      </w:pPr>
      <w:r>
        <w:rPr>
          <w:rFonts w:ascii="宋体" w:hAnsi="宋体" w:eastAsia="宋体"/>
          <w:sz w:val="24"/>
        </w:rPr>
        <w:t>本项目以中国公民为主要招生对象。如招收外国籍学生或港澳台学生，将按照国家有关规定执行，具体招生规模在年度招生简章中明确，境外学生培养成本已纳入生均成本测算，教育教学安排与中国籍学生同等对待。</w:t>
      </w:r>
    </w:p>
    <w:p>
      <w:pPr>
        <w:spacing w:line="360" w:lineRule="auto"/>
      </w:pPr>
      <w:r>
        <w:rPr>
          <w:rFonts w:ascii="宋体" w:hAnsi="宋体" w:eastAsia="宋体"/>
          <w:sz w:val="24"/>
        </w:rPr>
        <w:t>第28条：招生条款规范</w:t>
      </w:r>
    </w:p>
    <w:p>
      <w:pPr>
        <w:spacing w:line="360" w:lineRule="auto"/>
      </w:pPr>
      <w:r>
        <w:rPr>
          <w:rFonts w:ascii="宋体" w:hAnsi="宋体" w:eastAsia="宋体"/>
          <w:sz w:val="24"/>
        </w:rPr>
        <w:t>【要求】（1）颁发境内学历证书的按相关规定管理；（2）本科统一表述为纳入国家普通高等学校招生计划；（3）硕士研究生规范招生条款；（4）博士研究生规范招生条款。</w:t>
      </w:r>
    </w:p>
    <w:p>
      <w:pPr>
        <w:spacing w:line="360" w:lineRule="auto"/>
      </w:pPr>
      <w:r>
        <w:rPr>
          <w:rFonts w:ascii="宋体" w:hAnsi="宋体" w:eastAsia="宋体"/>
          <w:sz w:val="24"/>
        </w:rPr>
        <w:t>【本项目落实情况】</w:t>
      </w:r>
    </w:p>
    <w:p>
      <w:pPr>
        <w:spacing w:line="360" w:lineRule="auto"/>
      </w:pPr>
      <w:r>
        <w:rPr>
          <w:rFonts w:ascii="宋体" w:hAnsi="宋体" w:eastAsia="宋体"/>
          <w:sz w:val="24"/>
        </w:rPr>
        <w:t>本项目为研究生层次中外合作办学项目，颁发境外教育机构（萨塞克斯大学）硕士学位证书，不颁发境内教育机构学历证书和学位证书。招生条款规范为："本项目招生名额纳入浙江工商大学当年硕士研究生招生计划，考生须参加全国硕士研究生招生考试，浙江工商大学按国家硕士研究生招生录取政策和招收其他中国籍学生的相同程序、标准进行录取。"该条款完全符合第28条第（3）款要求。</w:t>
      </w:r>
    </w:p>
    <w:p>
      <w:pPr>
        <w:spacing w:line="360" w:lineRule="auto"/>
      </w:pPr>
      <w:r>
        <w:rPr>
          <w:rFonts w:ascii="宋体" w:hAnsi="宋体" w:eastAsia="宋体"/>
          <w:sz w:val="24"/>
        </w:rPr>
        <w:t>第29条：学籍管理和学生权益保障</w:t>
      </w:r>
    </w:p>
    <w:p>
      <w:pPr>
        <w:spacing w:line="360" w:lineRule="auto"/>
      </w:pPr>
      <w:r>
        <w:rPr>
          <w:rFonts w:ascii="宋体" w:hAnsi="宋体" w:eastAsia="宋体"/>
          <w:sz w:val="24"/>
        </w:rPr>
        <w:t>【要求】应确定学籍管理制度，明确学生权益保障方案。中外合作办学专业学生原则上不得转入非中外合作办学专业，应制订分流和退出方案。</w:t>
      </w:r>
    </w:p>
    <w:p>
      <w:pPr>
        <w:spacing w:line="360" w:lineRule="auto"/>
      </w:pPr>
      <w:r>
        <w:rPr>
          <w:rFonts w:ascii="宋体" w:hAnsi="宋体" w:eastAsia="宋体"/>
          <w:sz w:val="24"/>
        </w:rPr>
        <w:t>【本项目落实情况】</w:t>
      </w:r>
    </w:p>
    <w:p>
      <w:pPr>
        <w:spacing w:line="360" w:lineRule="auto"/>
      </w:pPr>
      <w:r>
        <w:rPr>
          <w:rFonts w:ascii="宋体" w:hAnsi="宋体" w:eastAsia="宋体"/>
          <w:sz w:val="24"/>
        </w:rPr>
        <w:t>本项目已制定完整的学籍管理制度和学生权益保障方案：</w:t>
      </w:r>
    </w:p>
    <w:p>
      <w:pPr>
        <w:spacing w:line="360" w:lineRule="auto"/>
      </w:pPr>
      <w:r>
        <w:rPr>
          <w:rFonts w:ascii="宋体" w:hAnsi="宋体" w:eastAsia="宋体"/>
          <w:sz w:val="24"/>
        </w:rPr>
        <w:t>学籍管理：学生入学后同时注册浙江工商大学学习档案和萨塞克斯大学学籍，按萨塞克斯大学研究生管理规定进行日常管理；</w:t>
      </w:r>
    </w:p>
    <w:p>
      <w:pPr>
        <w:spacing w:line="360" w:lineRule="auto"/>
      </w:pPr>
      <w:r>
        <w:rPr>
          <w:rFonts w:ascii="宋体" w:hAnsi="宋体" w:eastAsia="宋体"/>
          <w:sz w:val="24"/>
        </w:rPr>
        <w:t>权益保障：学生在课程学习、学术资源使用、导师指导等方面享有与萨塞克斯大学本土学生同等权利；</w:t>
      </w:r>
    </w:p>
    <w:p>
      <w:pPr>
        <w:spacing w:line="360" w:lineRule="auto"/>
      </w:pPr>
      <w:r>
        <w:rPr>
          <w:rFonts w:ascii="宋体" w:hAnsi="宋体" w:eastAsia="宋体"/>
          <w:sz w:val="24"/>
        </w:rPr>
        <w:t>转专业规定：本项目录取学生原则上不得转入非中外合作办学专业；</w:t>
      </w:r>
    </w:p>
    <w:p>
      <w:pPr>
        <w:spacing w:line="360" w:lineRule="auto"/>
      </w:pPr>
      <w:r>
        <w:rPr>
          <w:rFonts w:ascii="宋体" w:hAnsi="宋体" w:eastAsia="宋体"/>
          <w:sz w:val="24"/>
        </w:rPr>
        <w:t>分流和退出方案：对于因不可抗力或特殊原因不能按照培养方案完成学业的学生，制订了符合教育公平原则的分流和退出方案，包括但不限于课程替代、延期毕业、转学等途径，确保学生合法权益不受损害。</w:t>
      </w:r>
    </w:p>
    <w:p>
      <w:pPr>
        <w:spacing w:line="360" w:lineRule="auto"/>
      </w:pPr>
      <w:r>
        <w:rPr>
          <w:rFonts w:ascii="宋体" w:hAnsi="宋体" w:eastAsia="宋体"/>
          <w:sz w:val="24"/>
        </w:rPr>
        <w:t>（六）教育教学相关证明材料（第30-32条）</w:t>
      </w:r>
    </w:p>
    <w:p>
      <w:pPr>
        <w:spacing w:line="360" w:lineRule="auto"/>
      </w:pPr>
      <w:r>
        <w:rPr>
          <w:rFonts w:ascii="宋体" w:hAnsi="宋体" w:eastAsia="宋体"/>
          <w:sz w:val="24"/>
        </w:rPr>
        <w:t>第30条：培养方案</w:t>
      </w:r>
    </w:p>
    <w:p>
      <w:pPr>
        <w:spacing w:line="360" w:lineRule="auto"/>
      </w:pPr>
      <w:r>
        <w:rPr>
          <w:rFonts w:ascii="宋体" w:hAnsi="宋体" w:eastAsia="宋体"/>
          <w:sz w:val="24"/>
        </w:rPr>
        <w:t>【要求】（1）由中外合作办学者共同制订；（2）至少包含教育教学计划、教学大纲、选用教材等；（3）明确双方证书颁发条件；（4）教材引进和选用符合教育部规定。</w:t>
      </w:r>
    </w:p>
    <w:p>
      <w:pPr>
        <w:spacing w:line="360" w:lineRule="auto"/>
      </w:pPr>
      <w:r>
        <w:rPr>
          <w:rFonts w:ascii="宋体" w:hAnsi="宋体" w:eastAsia="宋体"/>
          <w:sz w:val="24"/>
        </w:rPr>
        <w:t>【本项目落实情况】</w:t>
      </w:r>
    </w:p>
    <w:p>
      <w:pPr>
        <w:spacing w:line="360" w:lineRule="auto"/>
      </w:pPr>
      <w:r>
        <w:rPr>
          <w:rFonts w:ascii="宋体" w:hAnsi="宋体" w:eastAsia="宋体"/>
          <w:sz w:val="24"/>
        </w:rPr>
        <w:t>本项目培养方案由浙江工商大学信息与电子工程学院与萨塞克斯大学工程与信息学院共同制订，已经双方学术委员会审核通过。</w:t>
      </w:r>
    </w:p>
    <w:p>
      <w:pPr>
        <w:spacing w:line="360" w:lineRule="auto"/>
      </w:pPr>
      <w:r>
        <w:rPr>
          <w:rFonts w:ascii="宋体" w:hAnsi="宋体" w:eastAsia="宋体"/>
          <w:sz w:val="24"/>
        </w:rPr>
        <w:t>培养方案包含完整的教育教学计划（两个专业方向各10门英方课程+3门中方课程）、教学大纲（萨塞克斯大学原版课程大纲，含课程类别、名称、安排、学分学时、考核方式、授课方式等）、选用教材清单（英方课程教材由萨塞克斯大学提供，中方课程教材按教育部规定选用）。</w:t>
      </w:r>
    </w:p>
    <w:p>
      <w:pPr>
        <w:spacing w:line="360" w:lineRule="auto"/>
      </w:pPr>
      <w:r>
        <w:rPr>
          <w:rFonts w:ascii="宋体" w:hAnsi="宋体" w:eastAsia="宋体"/>
          <w:sz w:val="24"/>
        </w:rPr>
        <w:t>"四个三分之一"测算依据已在培养方案中详细列明。</w:t>
      </w:r>
    </w:p>
    <w:p>
      <w:pPr>
        <w:spacing w:line="360" w:lineRule="auto"/>
      </w:pPr>
      <w:r>
        <w:rPr>
          <w:rFonts w:ascii="宋体" w:hAnsi="宋体" w:eastAsia="宋体"/>
          <w:sz w:val="24"/>
        </w:rPr>
        <w:t>证书颁发条件明确：学生修满规定学分（中方3学分+英方180学分）并通过硕士学位论文答辩后，由萨塞克斯大学授予硕士学位。</w:t>
      </w:r>
    </w:p>
    <w:p>
      <w:pPr>
        <w:spacing w:line="360" w:lineRule="auto"/>
      </w:pPr>
      <w:r>
        <w:rPr>
          <w:rFonts w:ascii="宋体" w:hAnsi="宋体" w:eastAsia="宋体"/>
          <w:sz w:val="24"/>
        </w:rPr>
        <w:t>教材引进和选用工作严格执行教育部《学校选用境外教材管理办法》，所有境外引进教材均经过内容审查，确保符合中国法律法规要求。</w:t>
      </w:r>
    </w:p>
    <w:p>
      <w:pPr>
        <w:spacing w:line="360" w:lineRule="auto"/>
      </w:pPr>
      <w:r>
        <w:rPr>
          <w:rFonts w:ascii="宋体" w:hAnsi="宋体" w:eastAsia="宋体"/>
          <w:sz w:val="24"/>
        </w:rPr>
        <w:t>第31条：师资结构</w:t>
      </w:r>
    </w:p>
    <w:p>
      <w:pPr>
        <w:spacing w:line="360" w:lineRule="auto"/>
      </w:pPr>
      <w:r>
        <w:rPr>
          <w:rFonts w:ascii="宋体" w:hAnsi="宋体" w:eastAsia="宋体"/>
          <w:sz w:val="24"/>
        </w:rPr>
        <w:t>【要求】生师比应基本符合国家关于普通高等学校基本办学条件等规定。</w:t>
      </w:r>
    </w:p>
    <w:p>
      <w:pPr>
        <w:spacing w:line="360" w:lineRule="auto"/>
      </w:pPr>
      <w:r>
        <w:rPr>
          <w:rFonts w:ascii="宋体" w:hAnsi="宋体" w:eastAsia="宋体"/>
          <w:sz w:val="24"/>
        </w:rPr>
        <w:t>【本项目落实情况】</w:t>
      </w:r>
    </w:p>
    <w:p>
      <w:pPr>
        <w:spacing w:line="360" w:lineRule="auto"/>
      </w:pPr>
      <w:r>
        <w:rPr>
          <w:rFonts w:ascii="宋体" w:hAnsi="宋体" w:eastAsia="宋体"/>
          <w:sz w:val="24"/>
        </w:rPr>
        <w:t>本项目预计首届招生60人。中英双方联合师资团队包括：萨塞克斯大学选派不少于6名教师（均具有博士学位），浙江工商大学信息与电子工程学院配备教授23人、副教授27人及相关实验技术人员。扣除萨塞克斯大学教师承担的英方课程学时后，中方承担课程生师比远低于国家规定的硕士研究生基本办学条件标准（18:1），师资结构科学合理。具体生师比测算材料将作为申报附件提交。</w:t>
      </w:r>
    </w:p>
    <w:p>
      <w:pPr>
        <w:spacing w:line="360" w:lineRule="auto"/>
      </w:pPr>
      <w:r>
        <w:rPr>
          <w:rFonts w:ascii="宋体" w:hAnsi="宋体" w:eastAsia="宋体"/>
          <w:sz w:val="24"/>
        </w:rPr>
        <w:t>第32条：外籍教师资质证明</w:t>
      </w:r>
    </w:p>
    <w:p>
      <w:pPr>
        <w:spacing w:line="360" w:lineRule="auto"/>
      </w:pPr>
      <w:r>
        <w:rPr>
          <w:rFonts w:ascii="宋体" w:hAnsi="宋体" w:eastAsia="宋体"/>
          <w:sz w:val="24"/>
        </w:rPr>
        <w:t>【要求】应提供拟设中外合作办学机构（项目）中外方教师以及外籍管理人员的资格证明文件。</w:t>
      </w:r>
    </w:p>
    <w:p>
      <w:pPr>
        <w:spacing w:line="360" w:lineRule="auto"/>
      </w:pPr>
      <w:r>
        <w:rPr>
          <w:rFonts w:ascii="宋体" w:hAnsi="宋体" w:eastAsia="宋体"/>
          <w:sz w:val="24"/>
        </w:rPr>
        <w:t>【本项目落实情况】</w:t>
      </w:r>
    </w:p>
    <w:p>
      <w:pPr>
        <w:spacing w:line="360" w:lineRule="auto"/>
      </w:pPr>
      <w:r>
        <w:rPr>
          <w:rFonts w:ascii="宋体" w:hAnsi="宋体" w:eastAsia="宋体"/>
          <w:sz w:val="24"/>
        </w:rPr>
        <w:t>萨塞克斯大学已提供拟参与本项目授课的教师名单及其资格证明文件，包括博士学位证书、职称证明、教学经历等。所有外方教师均符合萨塞克斯大学本校教师任职标准，具备硕士研究生指导资格。外籍管理人员（如有）的资格证明文件将同步提交。</w:t>
      </w:r>
    </w:p>
    <w:p>
      <w:pPr>
        <w:spacing w:line="360" w:lineRule="auto"/>
      </w:pPr>
      <w:r>
        <w:rPr>
          <w:rFonts w:ascii="宋体" w:hAnsi="宋体" w:eastAsia="宋体"/>
          <w:sz w:val="24"/>
        </w:rPr>
        <w:t>（七）资产、财务管理相关材料（第33-36条）</w:t>
      </w:r>
    </w:p>
    <w:p>
      <w:pPr>
        <w:spacing w:line="360" w:lineRule="auto"/>
      </w:pPr>
      <w:r>
        <w:rPr>
          <w:rFonts w:ascii="宋体" w:hAnsi="宋体" w:eastAsia="宋体"/>
          <w:sz w:val="24"/>
        </w:rPr>
        <w:t>第33条：办学设施和启动资金</w:t>
      </w:r>
    </w:p>
    <w:p>
      <w:pPr>
        <w:spacing w:line="360" w:lineRule="auto"/>
      </w:pPr>
      <w:r>
        <w:rPr>
          <w:rFonts w:ascii="宋体" w:hAnsi="宋体" w:eastAsia="宋体"/>
          <w:sz w:val="24"/>
        </w:rPr>
        <w:t>【要求】应为项目提供基本的设备、设施等条件，并提供有关证明材料。</w:t>
      </w:r>
    </w:p>
    <w:p>
      <w:pPr>
        <w:spacing w:line="360" w:lineRule="auto"/>
      </w:pPr>
      <w:r>
        <w:rPr>
          <w:rFonts w:ascii="宋体" w:hAnsi="宋体" w:eastAsia="宋体"/>
          <w:sz w:val="24"/>
        </w:rPr>
        <w:t>【本项目落实情况】</w:t>
      </w:r>
    </w:p>
    <w:p>
      <w:pPr>
        <w:spacing w:line="360" w:lineRule="auto"/>
      </w:pPr>
      <w:r>
        <w:rPr>
          <w:rFonts w:ascii="宋体" w:hAnsi="宋体" w:eastAsia="宋体"/>
          <w:sz w:val="24"/>
        </w:rPr>
        <w:t>本项目依托浙江工商大学信息与电子工程学院现有办学条件，学院拥有1.2万平方米独立教学科研大楼，配备总价值超8100万元的尖端实验仪器，建有机器人研究院、智能机器人创新实践基地（中央财政支持）、全省算力网络与商务计算重点实验室等科研平台。上述设施和设备完全满足本项目教学科研需求，相关证明材料已准备就绪。</w:t>
      </w:r>
    </w:p>
    <w:p>
      <w:pPr>
        <w:spacing w:line="360" w:lineRule="auto"/>
      </w:pPr>
      <w:r>
        <w:rPr>
          <w:rFonts w:ascii="宋体" w:hAnsi="宋体" w:eastAsia="宋体"/>
          <w:sz w:val="24"/>
        </w:rPr>
        <w:t>第34条：资产来源和资金数额</w:t>
      </w:r>
    </w:p>
    <w:p>
      <w:pPr>
        <w:spacing w:line="360" w:lineRule="auto"/>
      </w:pPr>
      <w:r>
        <w:rPr>
          <w:rFonts w:ascii="宋体" w:hAnsi="宋体" w:eastAsia="宋体"/>
          <w:sz w:val="24"/>
        </w:rPr>
        <w:t>【要求】应提供拟设中外合作办学机构资产来源、资金数额及载明产权的有效证明文件。</w:t>
      </w:r>
    </w:p>
    <w:p>
      <w:pPr>
        <w:spacing w:line="360" w:lineRule="auto"/>
      </w:pPr>
      <w:r>
        <w:rPr>
          <w:rFonts w:ascii="宋体" w:hAnsi="宋体" w:eastAsia="宋体"/>
          <w:sz w:val="24"/>
        </w:rPr>
        <w:t>【本项目落实情况】</w:t>
      </w:r>
    </w:p>
    <w:p>
      <w:pPr>
        <w:spacing w:line="360" w:lineRule="auto"/>
      </w:pPr>
      <w:r>
        <w:rPr>
          <w:rFonts w:ascii="宋体" w:hAnsi="宋体" w:eastAsia="宋体"/>
          <w:sz w:val="24"/>
        </w:rPr>
        <w:t>本项目为非法人资格合作项目，不涉及独立法人资产登记。项目使用的校舍、设备、设施等均为浙江工商大学现有资产，产权清晰。项目启动资金由浙江工商大学自筹解决，纳入学校年度预算，相关资金安排证明材料已准备就绪。</w:t>
      </w:r>
    </w:p>
    <w:p>
      <w:pPr>
        <w:spacing w:line="360" w:lineRule="auto"/>
      </w:pPr>
      <w:r>
        <w:rPr>
          <w:rFonts w:ascii="宋体" w:hAnsi="宋体" w:eastAsia="宋体"/>
          <w:sz w:val="24"/>
        </w:rPr>
        <w:t>第35条：财务管理制度和生均成本测算</w:t>
      </w:r>
    </w:p>
    <w:p>
      <w:pPr>
        <w:spacing w:line="360" w:lineRule="auto"/>
      </w:pPr>
      <w:r>
        <w:rPr>
          <w:rFonts w:ascii="宋体" w:hAnsi="宋体" w:eastAsia="宋体"/>
          <w:sz w:val="24"/>
        </w:rPr>
        <w:t>【要求】（1）提供财务、会计和资产管理制度；（2）提供设置会计账簿的证明材料；（3）提供生均成本测算表。</w:t>
      </w:r>
    </w:p>
    <w:p>
      <w:pPr>
        <w:spacing w:line="360" w:lineRule="auto"/>
      </w:pPr>
      <w:r>
        <w:rPr>
          <w:rFonts w:ascii="宋体" w:hAnsi="宋体" w:eastAsia="宋体"/>
          <w:sz w:val="24"/>
        </w:rPr>
        <w:t>【本项目落实情况】</w:t>
      </w:r>
    </w:p>
    <w:p>
      <w:pPr>
        <w:spacing w:line="360" w:lineRule="auto"/>
      </w:pPr>
      <w:r>
        <w:rPr>
          <w:rFonts w:ascii="宋体" w:hAnsi="宋体" w:eastAsia="宋体"/>
          <w:sz w:val="24"/>
        </w:rPr>
        <w:t>浙江工商大学已提供现行财务管理制度、会计制度和资产管理制度文件（加盖学校公章）。</w:t>
      </w:r>
    </w:p>
    <w:p>
      <w:pPr>
        <w:spacing w:line="360" w:lineRule="auto"/>
      </w:pPr>
      <w:r>
        <w:rPr>
          <w:rFonts w:ascii="宋体" w:hAnsi="宋体" w:eastAsia="宋体"/>
          <w:sz w:val="24"/>
        </w:rPr>
        <w:t>学校按照国家有关规定设置会计账簿，相关证明材料已准备。</w:t>
      </w:r>
    </w:p>
    <w:p>
      <w:pPr>
        <w:spacing w:line="360" w:lineRule="auto"/>
      </w:pPr>
      <w:r>
        <w:rPr>
          <w:rFonts w:ascii="宋体" w:hAnsi="宋体" w:eastAsia="宋体"/>
          <w:sz w:val="24"/>
        </w:rPr>
        <w:t>生均成本测算表正在编制中，将严格按照办学成本补偿原则和教育公益性原则，依据国家有关教育成本监审、价格治理方面的规定开展成本测算，确保收费标准合理合规。</w:t>
      </w:r>
    </w:p>
    <w:p>
      <w:pPr>
        <w:spacing w:line="360" w:lineRule="auto"/>
      </w:pPr>
      <w:r>
        <w:rPr>
          <w:rFonts w:ascii="宋体" w:hAnsi="宋体" w:eastAsia="宋体"/>
          <w:sz w:val="24"/>
        </w:rPr>
        <w:t>第36条：办学费用支付</w:t>
      </w:r>
    </w:p>
    <w:p>
      <w:pPr>
        <w:spacing w:line="360" w:lineRule="auto"/>
      </w:pPr>
      <w:r>
        <w:rPr>
          <w:rFonts w:ascii="宋体" w:hAnsi="宋体" w:eastAsia="宋体"/>
          <w:sz w:val="24"/>
        </w:rPr>
        <w:t>【要求】境内教育机构不得通过第三方机构向境外教育机构支付办学费用。</w:t>
      </w:r>
    </w:p>
    <w:p>
      <w:pPr>
        <w:spacing w:line="360" w:lineRule="auto"/>
      </w:pPr>
      <w:r>
        <w:rPr>
          <w:rFonts w:ascii="宋体" w:hAnsi="宋体" w:eastAsia="宋体"/>
          <w:sz w:val="24"/>
        </w:rPr>
        <w:t>【本项目落实情况】</w:t>
      </w:r>
    </w:p>
    <w:p>
      <w:pPr>
        <w:spacing w:line="360" w:lineRule="auto"/>
      </w:pPr>
      <w:r>
        <w:rPr>
          <w:rFonts w:ascii="宋体" w:hAnsi="宋体" w:eastAsia="宋体"/>
          <w:sz w:val="24"/>
        </w:rPr>
        <w:t>本项目办学费用（包括萨塞克斯大学教师授课费、课程使用费等）由浙江工商大学直接向萨塞克斯大学支付，不通过任何第三方机构。如因特殊原因不能直接支付，将提供有效证明和合法途径支付说明。</w:t>
      </w:r>
    </w:p>
    <w:p>
      <w:pPr>
        <w:spacing w:line="360" w:lineRule="auto"/>
      </w:pPr>
      <w:r>
        <w:rPr>
          <w:rFonts w:ascii="宋体" w:hAnsi="宋体" w:eastAsia="宋体"/>
          <w:sz w:val="24"/>
        </w:rPr>
        <w:t>（八）其他形式要件（第37-38条）</w:t>
      </w:r>
    </w:p>
    <w:p>
      <w:pPr>
        <w:spacing w:line="360" w:lineRule="auto"/>
      </w:pPr>
      <w:r>
        <w:rPr>
          <w:rFonts w:ascii="宋体" w:hAnsi="宋体" w:eastAsia="宋体"/>
          <w:sz w:val="24"/>
        </w:rPr>
        <w:t>第37条：已有合作办学项目自评报告</w:t>
      </w:r>
    </w:p>
    <w:p>
      <w:pPr>
        <w:spacing w:line="360" w:lineRule="auto"/>
      </w:pPr>
      <w:r>
        <w:rPr>
          <w:rFonts w:ascii="宋体" w:hAnsi="宋体" w:eastAsia="宋体"/>
          <w:sz w:val="24"/>
        </w:rPr>
        <w:t>【要求】应提供中外合作办学者已设立或举办的中外合作办学机构和项目的自评报告。</w:t>
      </w:r>
    </w:p>
    <w:p>
      <w:pPr>
        <w:spacing w:line="360" w:lineRule="auto"/>
      </w:pPr>
      <w:r>
        <w:rPr>
          <w:rFonts w:ascii="宋体" w:hAnsi="宋体" w:eastAsia="宋体"/>
          <w:sz w:val="24"/>
        </w:rPr>
        <w:t>【本项目落实情况】</w:t>
      </w:r>
    </w:p>
    <w:p>
      <w:pPr>
        <w:spacing w:line="360" w:lineRule="auto"/>
      </w:pPr>
      <w:r>
        <w:rPr>
          <w:rFonts w:ascii="宋体" w:hAnsi="宋体" w:eastAsia="宋体"/>
          <w:sz w:val="24"/>
        </w:rPr>
        <w:t>浙江工商大学与萨塞克斯大学已合作举办浙江工商大学萨塞克斯人工智能学院（本科和硕士层次），该学院自2020年办学以来运行良好，已有两届本科毕业生357人、四届硕士毕业生387人。学院已按要求完成年度自评报告，内容涵盖招生、课程设置、师资配备、教学质量、财务状况等基本情况。该自评报告将作为本项目申报材料附件提交。</w:t>
      </w:r>
    </w:p>
    <w:p>
      <w:pPr>
        <w:spacing w:line="360" w:lineRule="auto"/>
      </w:pPr>
      <w:r>
        <w:rPr>
          <w:rFonts w:ascii="宋体" w:hAnsi="宋体" w:eastAsia="宋体"/>
          <w:sz w:val="24"/>
        </w:rPr>
        <w:t>第38条：管理人员资质证明</w:t>
      </w:r>
    </w:p>
    <w:p>
      <w:pPr>
        <w:spacing w:line="360" w:lineRule="auto"/>
      </w:pPr>
      <w:r>
        <w:rPr>
          <w:rFonts w:ascii="宋体" w:hAnsi="宋体" w:eastAsia="宋体"/>
          <w:sz w:val="24"/>
        </w:rPr>
        <w:t>【要求】（1）首届理事会、董事会或联合管理委员会组成人员名单及相关身份证明；（2）主要行政负责人的资格证明文件。</w:t>
      </w:r>
    </w:p>
    <w:p>
      <w:pPr>
        <w:spacing w:line="360" w:lineRule="auto"/>
      </w:pPr>
      <w:r>
        <w:rPr>
          <w:rFonts w:ascii="宋体" w:hAnsi="宋体" w:eastAsia="宋体"/>
          <w:sz w:val="24"/>
        </w:rPr>
        <w:t>【本项目落实情况】</w:t>
      </w:r>
    </w:p>
    <w:p>
      <w:pPr>
        <w:spacing w:line="360" w:lineRule="auto"/>
      </w:pPr>
      <w:r>
        <w:rPr>
          <w:rFonts w:ascii="宋体" w:hAnsi="宋体" w:eastAsia="宋体"/>
          <w:sz w:val="24"/>
        </w:rPr>
        <w:t>本项目拟设立中英联合管理委员会，首届委员会组成人员名单已拟定，包括中方委员和英方委员，双方各委派一名学术负责人作为日常运行第一责任人和联络枢纽。所有委员的身份证明文件正在准备中。</w:t>
      </w:r>
    </w:p>
    <w:p>
      <w:pPr>
        <w:spacing w:line="360" w:lineRule="auto"/>
      </w:pPr>
      <w:r>
        <w:rPr>
          <w:rFonts w:ascii="宋体" w:hAnsi="宋体" w:eastAsia="宋体"/>
          <w:sz w:val="24"/>
        </w:rPr>
        <w:t>项目主要行政负责人由浙江工商大学信息与电子工程学院相关负责人担任，其资格证明文件（包括学历、职称、工作经历等）已准备就绪，符合《中华人民共和国中外合作办学条例》及其实施办法规定的任职资格要求。</w:t>
      </w:r>
    </w:p>
    <w:p>
      <w:pPr>
        <w:spacing w:line="360" w:lineRule="auto"/>
      </w:pPr>
      <w:r>
        <w:rPr>
          <w:rFonts w:ascii="宋体" w:hAnsi="宋体" w:eastAsia="宋体"/>
          <w:sz w:val="24"/>
        </w:rPr>
        <w:t>（九）合规性论证结论</w:t>
      </w:r>
    </w:p>
    <w:p>
      <w:pPr>
        <w:spacing w:line="360" w:lineRule="auto"/>
      </w:pPr>
      <w:r>
        <w:rPr>
          <w:rFonts w:ascii="宋体" w:hAnsi="宋体" w:eastAsia="宋体"/>
          <w:sz w:val="24"/>
        </w:rPr>
        <w:t>综上所述，浙江工商大学与英国萨塞克斯大学合作举办"高级机器人与人工智能"及"高级人工智能"硕士学位项目，逐项对照三十八条核心要求，在党建工作、思想政治教育、法律合规、办学者资质、协议章程、招生学籍、教育教学、资产财务、形式要件等各个方面均已制定明确的落实方案和具体举措。</w:t>
      </w:r>
    </w:p>
    <w:p>
      <w:pPr>
        <w:spacing w:line="360" w:lineRule="auto"/>
      </w:pPr>
      <w:r>
        <w:rPr>
          <w:rFonts w:ascii="宋体" w:hAnsi="宋体" w:eastAsia="宋体"/>
          <w:sz w:val="24"/>
        </w:rPr>
        <w:t>本项目依托已成功运行五年的浙江工商大学萨塞克斯人工智能学院，具备成熟的中外合作办学管理经验和制度基础。所有三十八条要求在本项目中均有明确的落脚点和可操作的实施方案，不存在合规性缺失或制度空白。本项目完全符合中外合作办学的法律法规要求，具备充分的合规性和可行性。</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5F6521EB-2540-4399-9C29-2E1115BA621D}"/>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黑体"/>
    <w:panose1 w:val="02000000000000000000"/>
    <w:charset w:val="86"/>
    <w:family w:val="auto"/>
    <w:pitch w:val="default"/>
    <w:sig w:usb0="00000000" w:usb1="00000000" w:usb2="00000000" w:usb3="00000000" w:csb0="00040000" w:csb1="00000000"/>
    <w:embedRegular r:id="rId2" w:fontKey="{B4CC479A-58C1-4B3D-A572-8E3DA6ED17E7}"/>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20B0604020202020204"/>
    <w:charset w:val="86"/>
    <w:family w:val="modern"/>
    <w:pitch w:val="default"/>
    <w:sig w:usb0="00000000" w:usb1="00000000" w:usb2="00000010" w:usb3="00000000" w:csb0="00040000" w:csb1="00000000"/>
    <w:embedRegular r:id="rId3" w:fontKey="{5CD42FDA-3365-49F6-ACB8-BDFA9EC3DCD4}"/>
  </w:font>
  <w:font w:name="仿宋">
    <w:panose1 w:val="02010609060101010101"/>
    <w:charset w:val="86"/>
    <w:family w:val="auto"/>
    <w:pitch w:val="default"/>
    <w:sig w:usb0="800002BF" w:usb1="38CF7CFA" w:usb2="00000016" w:usb3="00000000" w:csb0="00040001" w:csb1="00000000"/>
  </w:font>
  <w:font w:name="TimesNewRomanPSMT">
    <w:altName w:val="Times New Roman"/>
    <w:panose1 w:val="020B0604020202020204"/>
    <w:charset w:val="00"/>
    <w:family w:val="roman"/>
    <w:pitch w:val="default"/>
    <w:sig w:usb0="00000000" w:usb1="00000000" w:usb2="00000000" w:usb3="00000000" w:csb0="00000000" w:csb1="00000000"/>
  </w:font>
  <w:font w:name="WPSEMBED1">
    <w:panose1 w:val="02000000000000000000"/>
    <w:charset w:val="86"/>
    <w:family w:val="auto"/>
    <w:pitch w:val="default"/>
    <w:sig w:usb0="00000001" w:usb1="08000000" w:usb2="00000000" w:usb3="00000000" w:csb0="00040000"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FE22B4"/>
    <w:multiLevelType w:val="singleLevel"/>
    <w:tmpl w:val="95FE22B4"/>
    <w:lvl w:ilvl="0" w:tentative="0">
      <w:start w:val="2"/>
      <w:numFmt w:val="chineseCounting"/>
      <w:suff w:val="nothing"/>
      <w:lvlText w:val="（%1）"/>
      <w:lvlJc w:val="left"/>
      <w:rPr>
        <w:rFonts w:hint="eastAsia"/>
      </w:rPr>
    </w:lvl>
  </w:abstractNum>
  <w:abstractNum w:abstractNumId="1">
    <w:nsid w:val="9E11A007"/>
    <w:multiLevelType w:val="singleLevel"/>
    <w:tmpl w:val="9E11A007"/>
    <w:lvl w:ilvl="0" w:tentative="0">
      <w:start w:val="1"/>
      <w:numFmt w:val="chineseCounting"/>
      <w:suff w:val="nothing"/>
      <w:lvlText w:val="（%1）"/>
      <w:lvlJc w:val="left"/>
      <w:rPr>
        <w:rFonts w:hint="eastAsia"/>
      </w:rPr>
    </w:lvl>
  </w:abstractNum>
  <w:abstractNum w:abstractNumId="2">
    <w:nsid w:val="A48DA00B"/>
    <w:multiLevelType w:val="singleLevel"/>
    <w:tmpl w:val="A48DA00B"/>
    <w:lvl w:ilvl="0" w:tentative="0">
      <w:start w:val="1"/>
      <w:numFmt w:val="chineseCounting"/>
      <w:suff w:val="nothing"/>
      <w:lvlText w:val="第%1，"/>
      <w:lvlJc w:val="left"/>
      <w:rPr>
        <w:rFonts w:hint="eastAsia"/>
      </w:rPr>
    </w:lvl>
  </w:abstractNum>
  <w:abstractNum w:abstractNumId="3">
    <w:nsid w:val="BABE2C20"/>
    <w:multiLevelType w:val="singleLevel"/>
    <w:tmpl w:val="BABE2C20"/>
    <w:lvl w:ilvl="0" w:tentative="0">
      <w:start w:val="3"/>
      <w:numFmt w:val="decimal"/>
      <w:suff w:val="space"/>
      <w:lvlText w:val="%1."/>
      <w:lvlJc w:val="left"/>
    </w:lvl>
  </w:abstractNum>
  <w:abstractNum w:abstractNumId="4">
    <w:nsid w:val="EFAEEC39"/>
    <w:multiLevelType w:val="singleLevel"/>
    <w:tmpl w:val="EFAEEC39"/>
    <w:lvl w:ilvl="0" w:tentative="0">
      <w:start w:val="1"/>
      <w:numFmt w:val="chineseCounting"/>
      <w:suff w:val="nothing"/>
      <w:lvlText w:val="第%1，"/>
      <w:lvlJc w:val="left"/>
      <w:rPr>
        <w:rFonts w:hint="eastAsia"/>
      </w:rPr>
    </w:lvl>
  </w:abstractNum>
  <w:abstractNum w:abstractNumId="5">
    <w:nsid w:val="0AC3D0E9"/>
    <w:multiLevelType w:val="singleLevel"/>
    <w:tmpl w:val="0AC3D0E9"/>
    <w:lvl w:ilvl="0" w:tentative="0">
      <w:start w:val="1"/>
      <w:numFmt w:val="chineseCounting"/>
      <w:suff w:val="nothing"/>
      <w:lvlText w:val="（%1）"/>
      <w:lvlJc w:val="left"/>
      <w:rPr>
        <w:rFonts w:hint="eastAsia"/>
      </w:rPr>
    </w:lvl>
  </w:abstractNum>
  <w:abstractNum w:abstractNumId="6">
    <w:nsid w:val="181AB342"/>
    <w:multiLevelType w:val="singleLevel"/>
    <w:tmpl w:val="181AB342"/>
    <w:lvl w:ilvl="0" w:tentative="0">
      <w:start w:val="1"/>
      <w:numFmt w:val="chineseCounting"/>
      <w:suff w:val="nothing"/>
      <w:lvlText w:val="（%1）"/>
      <w:lvlJc w:val="left"/>
      <w:rPr>
        <w:rFonts w:hint="eastAsia"/>
      </w:rPr>
    </w:lvl>
  </w:abstractNum>
  <w:abstractNum w:abstractNumId="7">
    <w:nsid w:val="2E2E0754"/>
    <w:multiLevelType w:val="singleLevel"/>
    <w:tmpl w:val="2E2E0754"/>
    <w:lvl w:ilvl="0" w:tentative="0">
      <w:start w:val="1"/>
      <w:numFmt w:val="chineseCounting"/>
      <w:suff w:val="nothing"/>
      <w:lvlText w:val="第%1，"/>
      <w:lvlJc w:val="left"/>
      <w:rPr>
        <w:rFonts w:hint="eastAsia"/>
      </w:rPr>
    </w:lvl>
  </w:abstractNum>
  <w:abstractNum w:abstractNumId="8">
    <w:nsid w:val="33611642"/>
    <w:multiLevelType w:val="singleLevel"/>
    <w:tmpl w:val="33611642"/>
    <w:lvl w:ilvl="0" w:tentative="0">
      <w:start w:val="1"/>
      <w:numFmt w:val="chineseCounting"/>
      <w:suff w:val="nothing"/>
      <w:lvlText w:val="第%1，"/>
      <w:lvlJc w:val="left"/>
      <w:rPr>
        <w:rFonts w:hint="eastAsia"/>
      </w:rPr>
    </w:lvl>
  </w:abstractNum>
  <w:abstractNum w:abstractNumId="9">
    <w:nsid w:val="723B8E2A"/>
    <w:multiLevelType w:val="singleLevel"/>
    <w:tmpl w:val="723B8E2A"/>
    <w:lvl w:ilvl="0" w:tentative="0">
      <w:start w:val="1"/>
      <w:numFmt w:val="chineseCounting"/>
      <w:suff w:val="nothing"/>
      <w:lvlText w:val="（%1）"/>
      <w:lvlJc w:val="left"/>
      <w:rPr>
        <w:rFonts w:hint="eastAsia"/>
      </w:rPr>
    </w:lvl>
  </w:abstractNum>
  <w:num w:numId="1">
    <w:abstractNumId w:val="3"/>
  </w:num>
  <w:num w:numId="2">
    <w:abstractNumId w:val="8"/>
  </w:num>
  <w:num w:numId="3">
    <w:abstractNumId w:val="6"/>
  </w:num>
  <w:num w:numId="4">
    <w:abstractNumId w:val="1"/>
  </w:num>
  <w:num w:numId="5">
    <w:abstractNumId w:val="0"/>
  </w:num>
  <w:num w:numId="6">
    <w:abstractNumId w:val="9"/>
  </w:num>
  <w:num w:numId="7">
    <w:abstractNumId w:val="4"/>
  </w:num>
  <w:num w:numId="8">
    <w:abstractNumId w:val="5"/>
  </w:num>
  <w:num w:numId="9">
    <w:abstractNumId w:val="7"/>
  </w:num>
  <w:num w:numId="10">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倪郑威">
    <w15:presenceInfo w15:providerId="None" w15:userId="倪郑威"/>
  </w15:person>
  <w15:person w15:author="Carton">
    <w15:presenceInfo w15:providerId="None" w15:userId="Carto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TrueTypeFonts/>
  <w:saveSubsetFonts/>
  <w:bordersDoNotSurroundHeader w:val="0"/>
  <w:bordersDoNotSurroundFooter w:val="0"/>
  <w:hideSpellingErrors/>
  <w:hideGrammaticalErrors/>
  <w:revisionView w:markup="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5E36"/>
    <w:rsid w:val="00006557"/>
    <w:rsid w:val="000209E9"/>
    <w:rsid w:val="000425F3"/>
    <w:rsid w:val="00071B30"/>
    <w:rsid w:val="0009008E"/>
    <w:rsid w:val="00094F48"/>
    <w:rsid w:val="0009777F"/>
    <w:rsid w:val="000A1F26"/>
    <w:rsid w:val="000B2509"/>
    <w:rsid w:val="000D11A0"/>
    <w:rsid w:val="000E4B24"/>
    <w:rsid w:val="00120565"/>
    <w:rsid w:val="00121A17"/>
    <w:rsid w:val="00124BC9"/>
    <w:rsid w:val="001253F9"/>
    <w:rsid w:val="00130699"/>
    <w:rsid w:val="00130BDB"/>
    <w:rsid w:val="001362CC"/>
    <w:rsid w:val="0013772F"/>
    <w:rsid w:val="001474F2"/>
    <w:rsid w:val="00174B90"/>
    <w:rsid w:val="001774EC"/>
    <w:rsid w:val="00191B03"/>
    <w:rsid w:val="001B2B5F"/>
    <w:rsid w:val="001B4E32"/>
    <w:rsid w:val="001C27A1"/>
    <w:rsid w:val="001C6F10"/>
    <w:rsid w:val="001E0356"/>
    <w:rsid w:val="001F0B12"/>
    <w:rsid w:val="001F18A8"/>
    <w:rsid w:val="001F6CCB"/>
    <w:rsid w:val="00205439"/>
    <w:rsid w:val="00263B35"/>
    <w:rsid w:val="00265164"/>
    <w:rsid w:val="002B3588"/>
    <w:rsid w:val="002C0A3D"/>
    <w:rsid w:val="002C5FA2"/>
    <w:rsid w:val="002D2822"/>
    <w:rsid w:val="002E1B5A"/>
    <w:rsid w:val="0030008D"/>
    <w:rsid w:val="00305C93"/>
    <w:rsid w:val="00333A8D"/>
    <w:rsid w:val="00334307"/>
    <w:rsid w:val="00346CE0"/>
    <w:rsid w:val="0036288A"/>
    <w:rsid w:val="00362AE4"/>
    <w:rsid w:val="00387D09"/>
    <w:rsid w:val="0039084D"/>
    <w:rsid w:val="003A4787"/>
    <w:rsid w:val="003C22F3"/>
    <w:rsid w:val="003C3371"/>
    <w:rsid w:val="003C52E6"/>
    <w:rsid w:val="003D560E"/>
    <w:rsid w:val="003F72B9"/>
    <w:rsid w:val="00440F44"/>
    <w:rsid w:val="004413B7"/>
    <w:rsid w:val="004930A6"/>
    <w:rsid w:val="00496EA7"/>
    <w:rsid w:val="004A1B0A"/>
    <w:rsid w:val="004B49BC"/>
    <w:rsid w:val="004B5C6D"/>
    <w:rsid w:val="004B69A5"/>
    <w:rsid w:val="004D5E36"/>
    <w:rsid w:val="004E30E0"/>
    <w:rsid w:val="004F2EA6"/>
    <w:rsid w:val="00511941"/>
    <w:rsid w:val="00511C22"/>
    <w:rsid w:val="005317EB"/>
    <w:rsid w:val="005445E3"/>
    <w:rsid w:val="00572F2A"/>
    <w:rsid w:val="00585476"/>
    <w:rsid w:val="005C20E2"/>
    <w:rsid w:val="005D0C18"/>
    <w:rsid w:val="005D10CE"/>
    <w:rsid w:val="005E1ADE"/>
    <w:rsid w:val="005E2E12"/>
    <w:rsid w:val="005F1561"/>
    <w:rsid w:val="006012AE"/>
    <w:rsid w:val="00613242"/>
    <w:rsid w:val="00614846"/>
    <w:rsid w:val="00625256"/>
    <w:rsid w:val="006318B6"/>
    <w:rsid w:val="00640456"/>
    <w:rsid w:val="00653023"/>
    <w:rsid w:val="006720A9"/>
    <w:rsid w:val="00673E31"/>
    <w:rsid w:val="006A054A"/>
    <w:rsid w:val="006B445F"/>
    <w:rsid w:val="006D0DB8"/>
    <w:rsid w:val="006D2777"/>
    <w:rsid w:val="006E73BA"/>
    <w:rsid w:val="006E7B16"/>
    <w:rsid w:val="006F0F4C"/>
    <w:rsid w:val="006F5C1C"/>
    <w:rsid w:val="00703EB1"/>
    <w:rsid w:val="00713496"/>
    <w:rsid w:val="007138BA"/>
    <w:rsid w:val="007140B7"/>
    <w:rsid w:val="007300B7"/>
    <w:rsid w:val="00761524"/>
    <w:rsid w:val="0076263F"/>
    <w:rsid w:val="0079246E"/>
    <w:rsid w:val="007A5D18"/>
    <w:rsid w:val="007C2851"/>
    <w:rsid w:val="007E56A0"/>
    <w:rsid w:val="007F5963"/>
    <w:rsid w:val="00836733"/>
    <w:rsid w:val="0083704A"/>
    <w:rsid w:val="008526BB"/>
    <w:rsid w:val="008617BA"/>
    <w:rsid w:val="008667CD"/>
    <w:rsid w:val="00874DCD"/>
    <w:rsid w:val="00882912"/>
    <w:rsid w:val="008A1E1F"/>
    <w:rsid w:val="008A2F5B"/>
    <w:rsid w:val="008A40F7"/>
    <w:rsid w:val="008D6BD9"/>
    <w:rsid w:val="008E7003"/>
    <w:rsid w:val="00933767"/>
    <w:rsid w:val="00937B26"/>
    <w:rsid w:val="009572E9"/>
    <w:rsid w:val="009601A8"/>
    <w:rsid w:val="00962735"/>
    <w:rsid w:val="009666D6"/>
    <w:rsid w:val="009867EC"/>
    <w:rsid w:val="009873E9"/>
    <w:rsid w:val="009A153F"/>
    <w:rsid w:val="009C26B5"/>
    <w:rsid w:val="009C5EBD"/>
    <w:rsid w:val="009D0312"/>
    <w:rsid w:val="009D1672"/>
    <w:rsid w:val="009D3C14"/>
    <w:rsid w:val="009D621E"/>
    <w:rsid w:val="009E1B88"/>
    <w:rsid w:val="009E36AE"/>
    <w:rsid w:val="009F091F"/>
    <w:rsid w:val="009F2A42"/>
    <w:rsid w:val="00A15663"/>
    <w:rsid w:val="00A25899"/>
    <w:rsid w:val="00A3160E"/>
    <w:rsid w:val="00A31EDA"/>
    <w:rsid w:val="00A43F1A"/>
    <w:rsid w:val="00A51902"/>
    <w:rsid w:val="00A544AC"/>
    <w:rsid w:val="00A56CA3"/>
    <w:rsid w:val="00A66CF5"/>
    <w:rsid w:val="00A715A4"/>
    <w:rsid w:val="00A8346D"/>
    <w:rsid w:val="00A91FA7"/>
    <w:rsid w:val="00A958A7"/>
    <w:rsid w:val="00A9751C"/>
    <w:rsid w:val="00AA519B"/>
    <w:rsid w:val="00AC59CB"/>
    <w:rsid w:val="00AC6C24"/>
    <w:rsid w:val="00AC7BB1"/>
    <w:rsid w:val="00AE5EC6"/>
    <w:rsid w:val="00AF743A"/>
    <w:rsid w:val="00B03BF1"/>
    <w:rsid w:val="00B146D7"/>
    <w:rsid w:val="00B20AD5"/>
    <w:rsid w:val="00B340E8"/>
    <w:rsid w:val="00B410C7"/>
    <w:rsid w:val="00B47358"/>
    <w:rsid w:val="00B763E7"/>
    <w:rsid w:val="00B80253"/>
    <w:rsid w:val="00B80C55"/>
    <w:rsid w:val="00B820A0"/>
    <w:rsid w:val="00B91593"/>
    <w:rsid w:val="00BA0EAD"/>
    <w:rsid w:val="00BA11B8"/>
    <w:rsid w:val="00BA68BE"/>
    <w:rsid w:val="00BB2B17"/>
    <w:rsid w:val="00BB5FB3"/>
    <w:rsid w:val="00BD2B02"/>
    <w:rsid w:val="00BE4C43"/>
    <w:rsid w:val="00C030ED"/>
    <w:rsid w:val="00C06116"/>
    <w:rsid w:val="00C3108E"/>
    <w:rsid w:val="00C5365D"/>
    <w:rsid w:val="00C538B1"/>
    <w:rsid w:val="00C54F22"/>
    <w:rsid w:val="00C82479"/>
    <w:rsid w:val="00C873E4"/>
    <w:rsid w:val="00C948A6"/>
    <w:rsid w:val="00C975D7"/>
    <w:rsid w:val="00CB3EFF"/>
    <w:rsid w:val="00D0090E"/>
    <w:rsid w:val="00D0119E"/>
    <w:rsid w:val="00D07443"/>
    <w:rsid w:val="00D2314A"/>
    <w:rsid w:val="00D27439"/>
    <w:rsid w:val="00D301C0"/>
    <w:rsid w:val="00D571D2"/>
    <w:rsid w:val="00DB035C"/>
    <w:rsid w:val="00DB1158"/>
    <w:rsid w:val="00DB42D1"/>
    <w:rsid w:val="00DC6721"/>
    <w:rsid w:val="00E14054"/>
    <w:rsid w:val="00E24BD3"/>
    <w:rsid w:val="00E37054"/>
    <w:rsid w:val="00E4590C"/>
    <w:rsid w:val="00E70230"/>
    <w:rsid w:val="00E74FF4"/>
    <w:rsid w:val="00E77DFC"/>
    <w:rsid w:val="00E8723E"/>
    <w:rsid w:val="00E9385C"/>
    <w:rsid w:val="00EA1936"/>
    <w:rsid w:val="00EA6BE9"/>
    <w:rsid w:val="00EA7ACC"/>
    <w:rsid w:val="00ED4E54"/>
    <w:rsid w:val="00EF262A"/>
    <w:rsid w:val="00F16630"/>
    <w:rsid w:val="00F36D7B"/>
    <w:rsid w:val="00F5416B"/>
    <w:rsid w:val="00F813AF"/>
    <w:rsid w:val="00F81CBE"/>
    <w:rsid w:val="00F95C6E"/>
    <w:rsid w:val="00FA25E2"/>
    <w:rsid w:val="00FA5AB9"/>
    <w:rsid w:val="00FB3AA1"/>
    <w:rsid w:val="00FB57EA"/>
    <w:rsid w:val="00FE2382"/>
    <w:rsid w:val="00FF5FCA"/>
    <w:rsid w:val="01687703"/>
    <w:rsid w:val="025D08EA"/>
    <w:rsid w:val="02AF7A07"/>
    <w:rsid w:val="037D0DE0"/>
    <w:rsid w:val="03AD764F"/>
    <w:rsid w:val="0490049D"/>
    <w:rsid w:val="04E167E5"/>
    <w:rsid w:val="06A20FC1"/>
    <w:rsid w:val="06C67AE5"/>
    <w:rsid w:val="074B3407"/>
    <w:rsid w:val="07FD6DF7"/>
    <w:rsid w:val="081D1C8F"/>
    <w:rsid w:val="089B03BE"/>
    <w:rsid w:val="08E85E44"/>
    <w:rsid w:val="09320D22"/>
    <w:rsid w:val="09B2776D"/>
    <w:rsid w:val="0A0A1357"/>
    <w:rsid w:val="0A0C6B74"/>
    <w:rsid w:val="0A12645E"/>
    <w:rsid w:val="0A1E4E03"/>
    <w:rsid w:val="0A883299"/>
    <w:rsid w:val="0BAB69EC"/>
    <w:rsid w:val="0BBC48D3"/>
    <w:rsid w:val="0C48085D"/>
    <w:rsid w:val="0D8633EB"/>
    <w:rsid w:val="0E72396F"/>
    <w:rsid w:val="0F3F5ECC"/>
    <w:rsid w:val="0FED7751"/>
    <w:rsid w:val="10305890"/>
    <w:rsid w:val="10CD1330"/>
    <w:rsid w:val="10ED3781"/>
    <w:rsid w:val="11681852"/>
    <w:rsid w:val="11731ED8"/>
    <w:rsid w:val="11AB78C4"/>
    <w:rsid w:val="12105979"/>
    <w:rsid w:val="12A32349"/>
    <w:rsid w:val="14325C26"/>
    <w:rsid w:val="148368D6"/>
    <w:rsid w:val="14DB37CF"/>
    <w:rsid w:val="14DC5FE6"/>
    <w:rsid w:val="1528122B"/>
    <w:rsid w:val="165322D8"/>
    <w:rsid w:val="173F73EA"/>
    <w:rsid w:val="17BE7C25"/>
    <w:rsid w:val="180852A2"/>
    <w:rsid w:val="18210EE6"/>
    <w:rsid w:val="1B99253B"/>
    <w:rsid w:val="1BA57248"/>
    <w:rsid w:val="1D37200B"/>
    <w:rsid w:val="1D392227"/>
    <w:rsid w:val="1DCF66E8"/>
    <w:rsid w:val="20CA3197"/>
    <w:rsid w:val="20CC5161"/>
    <w:rsid w:val="20DA3DB0"/>
    <w:rsid w:val="21E464DA"/>
    <w:rsid w:val="220B1CB9"/>
    <w:rsid w:val="221E379A"/>
    <w:rsid w:val="22C5630B"/>
    <w:rsid w:val="235F22BC"/>
    <w:rsid w:val="246B6A3F"/>
    <w:rsid w:val="25BA5ED0"/>
    <w:rsid w:val="26C30DB4"/>
    <w:rsid w:val="2729330D"/>
    <w:rsid w:val="27343A60"/>
    <w:rsid w:val="27B54BA0"/>
    <w:rsid w:val="27F154AD"/>
    <w:rsid w:val="285F68BA"/>
    <w:rsid w:val="28815B75"/>
    <w:rsid w:val="28AD1D1C"/>
    <w:rsid w:val="28B704A4"/>
    <w:rsid w:val="292F2BC0"/>
    <w:rsid w:val="29B560FC"/>
    <w:rsid w:val="2AA809EC"/>
    <w:rsid w:val="2B9B22FF"/>
    <w:rsid w:val="2BA04240"/>
    <w:rsid w:val="2BB37649"/>
    <w:rsid w:val="2CFD0D63"/>
    <w:rsid w:val="2D216834"/>
    <w:rsid w:val="2EA94D33"/>
    <w:rsid w:val="2F880DEC"/>
    <w:rsid w:val="312608BD"/>
    <w:rsid w:val="3139239E"/>
    <w:rsid w:val="31973569"/>
    <w:rsid w:val="322A7F39"/>
    <w:rsid w:val="3240526E"/>
    <w:rsid w:val="331802C3"/>
    <w:rsid w:val="33354DE7"/>
    <w:rsid w:val="338D69D1"/>
    <w:rsid w:val="34A42CC0"/>
    <w:rsid w:val="35AC585D"/>
    <w:rsid w:val="36B87FCE"/>
    <w:rsid w:val="36CA5847"/>
    <w:rsid w:val="380A05F1"/>
    <w:rsid w:val="3810372D"/>
    <w:rsid w:val="382673F4"/>
    <w:rsid w:val="389600D6"/>
    <w:rsid w:val="38BF587F"/>
    <w:rsid w:val="38F92413"/>
    <w:rsid w:val="39513FFD"/>
    <w:rsid w:val="39783C80"/>
    <w:rsid w:val="399A3BF6"/>
    <w:rsid w:val="3BF90210"/>
    <w:rsid w:val="3C8841DA"/>
    <w:rsid w:val="3CBB45AF"/>
    <w:rsid w:val="3D05582A"/>
    <w:rsid w:val="3D2263DC"/>
    <w:rsid w:val="3DB50FFF"/>
    <w:rsid w:val="408D0011"/>
    <w:rsid w:val="418D4040"/>
    <w:rsid w:val="42111927"/>
    <w:rsid w:val="42C972FA"/>
    <w:rsid w:val="43FA284D"/>
    <w:rsid w:val="44175E76"/>
    <w:rsid w:val="44FA25EE"/>
    <w:rsid w:val="46641814"/>
    <w:rsid w:val="47287147"/>
    <w:rsid w:val="48052B82"/>
    <w:rsid w:val="489004B2"/>
    <w:rsid w:val="49B80D1A"/>
    <w:rsid w:val="4A595408"/>
    <w:rsid w:val="4ADF590D"/>
    <w:rsid w:val="4BEE4A79"/>
    <w:rsid w:val="4C286E40"/>
    <w:rsid w:val="4C575977"/>
    <w:rsid w:val="4C6205A3"/>
    <w:rsid w:val="4D3D691B"/>
    <w:rsid w:val="4DCA28A4"/>
    <w:rsid w:val="4E61488B"/>
    <w:rsid w:val="4F652159"/>
    <w:rsid w:val="50D70E34"/>
    <w:rsid w:val="511E4CB5"/>
    <w:rsid w:val="518A5EA7"/>
    <w:rsid w:val="52100AA2"/>
    <w:rsid w:val="52635075"/>
    <w:rsid w:val="54161C73"/>
    <w:rsid w:val="54444A33"/>
    <w:rsid w:val="54C31DFB"/>
    <w:rsid w:val="54ED6E78"/>
    <w:rsid w:val="55744278"/>
    <w:rsid w:val="56177552"/>
    <w:rsid w:val="57DA2469"/>
    <w:rsid w:val="582C415B"/>
    <w:rsid w:val="58737694"/>
    <w:rsid w:val="588875E4"/>
    <w:rsid w:val="58CD43C9"/>
    <w:rsid w:val="58EA204C"/>
    <w:rsid w:val="59486D73"/>
    <w:rsid w:val="59CA3C2C"/>
    <w:rsid w:val="5A963B0E"/>
    <w:rsid w:val="5C02621A"/>
    <w:rsid w:val="5C281CBF"/>
    <w:rsid w:val="5D5C2DED"/>
    <w:rsid w:val="5EEC63F2"/>
    <w:rsid w:val="5F223BC2"/>
    <w:rsid w:val="5F5F0972"/>
    <w:rsid w:val="60822B6A"/>
    <w:rsid w:val="61112140"/>
    <w:rsid w:val="613D2F35"/>
    <w:rsid w:val="61830D92"/>
    <w:rsid w:val="61DA69D6"/>
    <w:rsid w:val="62830E1C"/>
    <w:rsid w:val="64153CF6"/>
    <w:rsid w:val="66100C18"/>
    <w:rsid w:val="66D954AE"/>
    <w:rsid w:val="66E35699"/>
    <w:rsid w:val="6703042E"/>
    <w:rsid w:val="670D6C6D"/>
    <w:rsid w:val="68686AEA"/>
    <w:rsid w:val="68F71C1C"/>
    <w:rsid w:val="69A741AE"/>
    <w:rsid w:val="6A152CA1"/>
    <w:rsid w:val="6A3550F2"/>
    <w:rsid w:val="6AC0636A"/>
    <w:rsid w:val="6C3F5DB4"/>
    <w:rsid w:val="6C482722"/>
    <w:rsid w:val="6CE54BAD"/>
    <w:rsid w:val="6D0837CB"/>
    <w:rsid w:val="6D741A8D"/>
    <w:rsid w:val="6DD524F9"/>
    <w:rsid w:val="6F1C23DC"/>
    <w:rsid w:val="6F2474E3"/>
    <w:rsid w:val="6F9E7295"/>
    <w:rsid w:val="6FCA008A"/>
    <w:rsid w:val="716167CC"/>
    <w:rsid w:val="71E847F7"/>
    <w:rsid w:val="71F65166"/>
    <w:rsid w:val="720535FB"/>
    <w:rsid w:val="744A3547"/>
    <w:rsid w:val="75AE7B06"/>
    <w:rsid w:val="762C5B54"/>
    <w:rsid w:val="77B358A8"/>
    <w:rsid w:val="7863107C"/>
    <w:rsid w:val="78FB7506"/>
    <w:rsid w:val="7B346CFF"/>
    <w:rsid w:val="7B546C71"/>
    <w:rsid w:val="7CA37C99"/>
    <w:rsid w:val="7D697134"/>
    <w:rsid w:val="7D985324"/>
    <w:rsid w:val="7E01736D"/>
    <w:rsid w:val="7E2D0162"/>
    <w:rsid w:val="7EEB14E1"/>
    <w:rsid w:val="7F0D7F93"/>
    <w:rsid w:val="7FAE0E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24"/>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5"/>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9"/>
    <w:unhideWhenUsed/>
    <w:qFormat/>
    <w:uiPriority w:val="9"/>
    <w:pPr>
      <w:keepNext/>
      <w:keepLines/>
      <w:spacing w:before="260" w:after="260" w:line="416" w:lineRule="auto"/>
      <w:outlineLvl w:val="2"/>
    </w:pPr>
    <w:rPr>
      <w:b/>
      <w:bCs/>
      <w:sz w:val="32"/>
      <w:szCs w:val="32"/>
    </w:rPr>
  </w:style>
  <w:style w:type="paragraph" w:styleId="5">
    <w:name w:val="heading 4"/>
    <w:basedOn w:val="1"/>
    <w:next w:val="1"/>
    <w:unhideWhenUsed/>
    <w:qFormat/>
    <w:uiPriority w:val="0"/>
    <w:pPr>
      <w:keepNext/>
      <w:keepLines/>
      <w:spacing w:before="120" w:beforeLines="120" w:after="80" w:afterLines="80" w:line="288" w:lineRule="auto"/>
      <w:outlineLvl w:val="3"/>
    </w:pPr>
    <w:rPr>
      <w:b/>
      <w:bCs/>
      <w:sz w:val="28"/>
      <w:szCs w:val="28"/>
    </w:rPr>
  </w:style>
  <w:style w:type="character" w:default="1" w:styleId="16">
    <w:name w:val="Default Paragraph Font"/>
    <w:semiHidden/>
    <w:unhideWhenUsed/>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31"/>
    <w:semiHidden/>
    <w:unhideWhenUsed/>
    <w:qFormat/>
    <w:uiPriority w:val="99"/>
    <w:pPr>
      <w:jc w:val="left"/>
    </w:pPr>
  </w:style>
  <w:style w:type="paragraph" w:styleId="7">
    <w:name w:val="Body Text"/>
    <w:basedOn w:val="1"/>
    <w:qFormat/>
    <w:uiPriority w:val="0"/>
    <w:pPr>
      <w:spacing w:after="120"/>
    </w:pPr>
  </w:style>
  <w:style w:type="paragraph" w:styleId="8">
    <w:name w:val="Balloon Text"/>
    <w:basedOn w:val="1"/>
    <w:link w:val="23"/>
    <w:semiHidden/>
    <w:unhideWhenUsed/>
    <w:qFormat/>
    <w:uiPriority w:val="99"/>
    <w:rPr>
      <w:sz w:val="18"/>
      <w:szCs w:val="18"/>
    </w:rPr>
  </w:style>
  <w:style w:type="paragraph" w:styleId="9">
    <w:name w:val="footer"/>
    <w:basedOn w:val="1"/>
    <w:link w:val="22"/>
    <w:unhideWhenUsed/>
    <w:qFormat/>
    <w:uiPriority w:val="99"/>
    <w:pPr>
      <w:tabs>
        <w:tab w:val="center" w:pos="4153"/>
        <w:tab w:val="right" w:pos="8306"/>
      </w:tabs>
      <w:snapToGrid w:val="0"/>
      <w:jc w:val="left"/>
    </w:pPr>
    <w:rPr>
      <w:sz w:val="18"/>
      <w:szCs w:val="18"/>
    </w:rPr>
  </w:style>
  <w:style w:type="paragraph" w:styleId="10">
    <w:name w:val="header"/>
    <w:basedOn w:val="1"/>
    <w:link w:val="21"/>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Subtitle"/>
    <w:basedOn w:val="1"/>
    <w:next w:val="1"/>
    <w:qFormat/>
    <w:uiPriority w:val="11"/>
    <w:pPr>
      <w:spacing w:before="240" w:after="60" w:line="312" w:lineRule="auto"/>
      <w:jc w:val="center"/>
      <w:outlineLvl w:val="1"/>
    </w:pPr>
    <w:rPr>
      <w:b/>
      <w:bCs/>
      <w:kern w:val="28"/>
      <w:sz w:val="32"/>
      <w:szCs w:val="32"/>
    </w:rPr>
  </w:style>
  <w:style w:type="paragraph" w:styleId="12">
    <w:name w:val="Normal (Web)"/>
    <w:basedOn w:val="1"/>
    <w:semiHidden/>
    <w:unhideWhenUsed/>
    <w:qFormat/>
    <w:uiPriority w:val="99"/>
    <w:pPr>
      <w:spacing w:beforeAutospacing="1" w:afterAutospacing="1"/>
      <w:jc w:val="left"/>
    </w:pPr>
    <w:rPr>
      <w:rFonts w:cs="Times New Roman"/>
      <w:kern w:val="0"/>
      <w:sz w:val="24"/>
    </w:rPr>
  </w:style>
  <w:style w:type="paragraph" w:styleId="13">
    <w:name w:val="Title"/>
    <w:basedOn w:val="1"/>
    <w:next w:val="1"/>
    <w:link w:val="28"/>
    <w:qFormat/>
    <w:uiPriority w:val="10"/>
    <w:pPr>
      <w:spacing w:before="240" w:after="60"/>
      <w:jc w:val="center"/>
      <w:outlineLvl w:val="0"/>
    </w:pPr>
    <w:rPr>
      <w:rFonts w:asciiTheme="majorHAnsi" w:hAnsiTheme="majorHAnsi" w:eastAsiaTheme="majorEastAsia" w:cstheme="majorBidi"/>
      <w:b/>
      <w:bCs/>
      <w:sz w:val="32"/>
      <w:szCs w:val="32"/>
    </w:rPr>
  </w:style>
  <w:style w:type="paragraph" w:styleId="14">
    <w:name w:val="annotation subject"/>
    <w:basedOn w:val="6"/>
    <w:next w:val="6"/>
    <w:link w:val="32"/>
    <w:semiHidden/>
    <w:unhideWhenUsed/>
    <w:qFormat/>
    <w:uiPriority w:val="99"/>
    <w:rPr>
      <w:b/>
      <w:bCs/>
    </w:rPr>
  </w:style>
  <w:style w:type="character" w:styleId="17">
    <w:name w:val="Strong"/>
    <w:basedOn w:val="16"/>
    <w:qFormat/>
    <w:uiPriority w:val="22"/>
    <w:rPr>
      <w:b/>
    </w:rPr>
  </w:style>
  <w:style w:type="character" w:styleId="18">
    <w:name w:val="annotation reference"/>
    <w:basedOn w:val="16"/>
    <w:semiHidden/>
    <w:unhideWhenUsed/>
    <w:qFormat/>
    <w:uiPriority w:val="99"/>
    <w:rPr>
      <w:sz w:val="21"/>
      <w:szCs w:val="21"/>
    </w:rPr>
  </w:style>
  <w:style w:type="table" w:customStyle="1" w:styleId="19">
    <w:name w:val="样式1"/>
    <w:basedOn w:val="15"/>
    <w:qFormat/>
    <w:uiPriority w:val="99"/>
    <w:tblPr>
      <w:tblBorders>
        <w:top w:val="single" w:color="auto" w:sz="12" w:space="0"/>
        <w:bottom w:val="single" w:color="auto" w:sz="12" w:space="0"/>
        <w:insideH w:val="single" w:color="auto" w:sz="6" w:space="0"/>
      </w:tblBorders>
    </w:tblPr>
    <w:tblStylePr w:type="firstRow">
      <w:tcPr>
        <w:tcBorders>
          <w:top w:val="single" w:color="auto" w:sz="12" w:space="0"/>
          <w:left w:val="nil"/>
          <w:bottom w:val="single" w:color="auto" w:sz="6" w:space="0"/>
          <w:right w:val="nil"/>
          <w:insideH w:val="nil"/>
          <w:insideV w:val="nil"/>
          <w:tl2br w:val="nil"/>
          <w:tr2bl w:val="nil"/>
        </w:tcBorders>
      </w:tcPr>
    </w:tblStylePr>
  </w:style>
  <w:style w:type="paragraph" w:styleId="20">
    <w:name w:val="List Paragraph"/>
    <w:basedOn w:val="1"/>
    <w:qFormat/>
    <w:uiPriority w:val="34"/>
    <w:pPr>
      <w:ind w:firstLine="420" w:firstLineChars="200"/>
    </w:pPr>
  </w:style>
  <w:style w:type="character" w:customStyle="1" w:styleId="21">
    <w:name w:val="页眉 字符"/>
    <w:basedOn w:val="16"/>
    <w:link w:val="10"/>
    <w:qFormat/>
    <w:uiPriority w:val="99"/>
    <w:rPr>
      <w:sz w:val="18"/>
      <w:szCs w:val="18"/>
    </w:rPr>
  </w:style>
  <w:style w:type="character" w:customStyle="1" w:styleId="22">
    <w:name w:val="页脚 字符"/>
    <w:basedOn w:val="16"/>
    <w:link w:val="9"/>
    <w:qFormat/>
    <w:uiPriority w:val="99"/>
    <w:rPr>
      <w:sz w:val="18"/>
      <w:szCs w:val="18"/>
    </w:rPr>
  </w:style>
  <w:style w:type="character" w:customStyle="1" w:styleId="23">
    <w:name w:val="批注框文本 字符"/>
    <w:basedOn w:val="16"/>
    <w:link w:val="8"/>
    <w:semiHidden/>
    <w:qFormat/>
    <w:uiPriority w:val="99"/>
    <w:rPr>
      <w:sz w:val="18"/>
      <w:szCs w:val="18"/>
    </w:rPr>
  </w:style>
  <w:style w:type="character" w:customStyle="1" w:styleId="24">
    <w:name w:val="标题 1 字符"/>
    <w:basedOn w:val="16"/>
    <w:link w:val="2"/>
    <w:qFormat/>
    <w:uiPriority w:val="9"/>
    <w:rPr>
      <w:b/>
      <w:bCs/>
      <w:kern w:val="44"/>
      <w:sz w:val="44"/>
      <w:szCs w:val="44"/>
    </w:rPr>
  </w:style>
  <w:style w:type="character" w:customStyle="1" w:styleId="25">
    <w:name w:val="标题 2 字符"/>
    <w:basedOn w:val="16"/>
    <w:link w:val="3"/>
    <w:qFormat/>
    <w:uiPriority w:val="9"/>
    <w:rPr>
      <w:rFonts w:asciiTheme="majorHAnsi" w:hAnsiTheme="majorHAnsi" w:eastAsiaTheme="majorEastAsia" w:cstheme="majorBidi"/>
      <w:b/>
      <w:bCs/>
      <w:sz w:val="32"/>
      <w:szCs w:val="32"/>
    </w:rPr>
  </w:style>
  <w:style w:type="character" w:customStyle="1" w:styleId="26">
    <w:name w:val="fontstyle01"/>
    <w:basedOn w:val="16"/>
    <w:qFormat/>
    <w:uiPriority w:val="0"/>
    <w:rPr>
      <w:rFonts w:hint="eastAsia" w:ascii="仿宋_GB2312" w:eastAsia="仿宋_GB2312"/>
      <w:color w:val="000000"/>
      <w:sz w:val="32"/>
      <w:szCs w:val="32"/>
    </w:rPr>
  </w:style>
  <w:style w:type="character" w:customStyle="1" w:styleId="27">
    <w:name w:val="fontstyle21"/>
    <w:basedOn w:val="16"/>
    <w:qFormat/>
    <w:uiPriority w:val="0"/>
    <w:rPr>
      <w:rFonts w:hint="default" w:ascii="TimesNewRomanPSMT" w:hAnsi="TimesNewRomanPSMT"/>
      <w:color w:val="000000"/>
      <w:sz w:val="32"/>
      <w:szCs w:val="32"/>
    </w:rPr>
  </w:style>
  <w:style w:type="character" w:customStyle="1" w:styleId="28">
    <w:name w:val="标题 字符"/>
    <w:basedOn w:val="16"/>
    <w:link w:val="13"/>
    <w:qFormat/>
    <w:uiPriority w:val="10"/>
    <w:rPr>
      <w:rFonts w:asciiTheme="majorHAnsi" w:hAnsiTheme="majorHAnsi" w:eastAsiaTheme="majorEastAsia" w:cstheme="majorBidi"/>
      <w:b/>
      <w:bCs/>
      <w:sz w:val="32"/>
      <w:szCs w:val="32"/>
    </w:rPr>
  </w:style>
  <w:style w:type="character" w:customStyle="1" w:styleId="29">
    <w:name w:val="标题 3 字符"/>
    <w:basedOn w:val="16"/>
    <w:link w:val="4"/>
    <w:qFormat/>
    <w:uiPriority w:val="9"/>
    <w:rPr>
      <w:b/>
      <w:bCs/>
      <w:sz w:val="32"/>
      <w:szCs w:val="32"/>
    </w:rPr>
  </w:style>
  <w:style w:type="paragraph" w:customStyle="1" w:styleId="30">
    <w:name w:val="修订1"/>
    <w:hidden/>
    <w:unhideWhenUsed/>
    <w:qFormat/>
    <w:uiPriority w:val="99"/>
    <w:rPr>
      <w:rFonts w:asciiTheme="minorHAnsi" w:hAnsiTheme="minorHAnsi" w:eastAsiaTheme="minorEastAsia" w:cstheme="minorBidi"/>
      <w:kern w:val="2"/>
      <w:sz w:val="21"/>
      <w:szCs w:val="22"/>
      <w:lang w:val="en-US" w:eastAsia="zh-CN" w:bidi="ar-SA"/>
      <w14:ligatures w14:val="standardContextual"/>
    </w:rPr>
  </w:style>
  <w:style w:type="character" w:customStyle="1" w:styleId="31">
    <w:name w:val="批注文字 字符"/>
    <w:basedOn w:val="16"/>
    <w:link w:val="6"/>
    <w:semiHidden/>
    <w:qFormat/>
    <w:uiPriority w:val="99"/>
    <w:rPr>
      <w:rFonts w:asciiTheme="minorHAnsi" w:hAnsiTheme="minorHAnsi" w:eastAsiaTheme="minorEastAsia" w:cstheme="minorBidi"/>
      <w:kern w:val="2"/>
      <w:sz w:val="21"/>
      <w:szCs w:val="22"/>
      <w14:ligatures w14:val="standardContextual"/>
    </w:rPr>
  </w:style>
  <w:style w:type="character" w:customStyle="1" w:styleId="32">
    <w:name w:val="批注主题 字符"/>
    <w:basedOn w:val="31"/>
    <w:link w:val="14"/>
    <w:semiHidden/>
    <w:qFormat/>
    <w:uiPriority w:val="99"/>
    <w:rPr>
      <w:rFonts w:asciiTheme="minorHAnsi" w:hAnsiTheme="minorHAnsi" w:eastAsiaTheme="minorEastAsia" w:cstheme="minorBidi"/>
      <w:b/>
      <w:bCs/>
      <w:kern w:val="2"/>
      <w:sz w:val="21"/>
      <w:szCs w:val="22"/>
      <w14:ligatures w14:val="standardContextual"/>
    </w:rPr>
  </w:style>
  <w:style w:type="paragraph" w:customStyle="1" w:styleId="33">
    <w:name w:val="Revision"/>
    <w:hidden/>
    <w:unhideWhenUsed/>
    <w:qFormat/>
    <w:uiPriority w:val="99"/>
    <w:rPr>
      <w:rFonts w:asciiTheme="minorHAnsi" w:hAnsiTheme="minorHAnsi" w:eastAsiaTheme="minorEastAsia" w:cstheme="minorBidi"/>
      <w:kern w:val="2"/>
      <w:sz w:val="21"/>
      <w:szCs w:val="22"/>
      <w:lang w:val="en-US" w:eastAsia="zh-CN" w:bidi="ar-SA"/>
      <w14:ligatures w14:val="standardContextual"/>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5EDAEF-0FBC-564E-9C6E-43B1561ED2FD}">
  <ds:schemaRefs/>
</ds:datastoreItem>
</file>

<file path=docProps/app.xml><?xml version="1.0" encoding="utf-8"?>
<Properties xmlns="http://schemas.openxmlformats.org/officeDocument/2006/extended-properties" xmlns:vt="http://schemas.openxmlformats.org/officeDocument/2006/docPropsVTypes">
  <Template>Normal.dotm</Template>
  <Pages>39</Pages>
  <Words>20388</Words>
  <Characters>21026</Characters>
  <Lines>319</Lines>
  <Paragraphs>89</Paragraphs>
  <TotalTime>2</TotalTime>
  <ScaleCrop>false</ScaleCrop>
  <LinksUpToDate>false</LinksUpToDate>
  <CharactersWithSpaces>21095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2026-06-08T04:01:00Z</dcterms:created>
  <dc:creator>颖 张</dc:creator>
  <cp:lastModifiedBy>倪郑威（新）</cp:lastModifiedBy>
  <dcterms:modified xsi:type="dcterms:W3CDTF">2026-06-26T02:17:48Z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eyJoZGlkIjoiMDU3M2VjYjdiNTZjMGMxZDE3ZjkyNzI4MzU3OWViZmEiLCJ1c2VySWQiOiI0NDA1MTUwNTUifQ==</vt:lpwstr>
  </property>
  <property fmtid="{D5CDD505-2E9C-101B-9397-08002B2CF9AE}" pid="3" name="KSOProductBuildVer">
    <vt:lpwstr>2052-12.1.0.26895</vt:lpwstr>
  </property>
  <property fmtid="{D5CDD505-2E9C-101B-9397-08002B2CF9AE}" pid="4" name="ICV">
    <vt:lpwstr>2F69C0348C5C47F2B357F8B203428C04_13</vt:lpwstr>
  </property>
</Properties>
</file>