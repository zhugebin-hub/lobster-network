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5552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215B03C6">
            <w:pPr>
              <w:pStyle w:val="39"/>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119A4DDC">
            <w:pPr>
              <w:pStyle w:val="39"/>
              <w:rPr>
                <w:b/>
                <w:bCs/>
              </w:rPr>
            </w:pPr>
          </w:p>
        </w:tc>
        <w:tc>
          <w:tcPr>
            <w:tcW w:w="4203" w:type="dxa"/>
            <w:gridSpan w:val="3"/>
            <w:tcBorders>
              <w:top w:val="nil"/>
              <w:left w:val="nil"/>
              <w:bottom w:val="nil"/>
              <w:right w:val="nil"/>
            </w:tcBorders>
            <w:vAlign w:val="bottom"/>
          </w:tcPr>
          <w:p w14:paraId="1F090B7D">
            <w:pPr>
              <w:pStyle w:val="39"/>
            </w:pPr>
          </w:p>
        </w:tc>
        <w:tc>
          <w:tcPr>
            <w:tcW w:w="922" w:type="dxa"/>
            <w:gridSpan w:val="2"/>
            <w:tcBorders>
              <w:top w:val="nil"/>
              <w:left w:val="nil"/>
              <w:bottom w:val="nil"/>
              <w:right w:val="nil"/>
            </w:tcBorders>
            <w:vAlign w:val="bottom"/>
          </w:tcPr>
          <w:p w14:paraId="4BF16041">
            <w:pPr>
              <w:pStyle w:val="39"/>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04BA1E51">
            <w:pPr>
              <w:pStyle w:val="39"/>
            </w:pPr>
          </w:p>
        </w:tc>
      </w:tr>
      <w:tr w14:paraId="09B3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4424839">
            <w:pPr>
              <w:pStyle w:val="39"/>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18EFCB49">
            <w:pPr>
              <w:pStyle w:val="39"/>
            </w:pPr>
          </w:p>
        </w:tc>
        <w:tc>
          <w:tcPr>
            <w:tcW w:w="4203" w:type="dxa"/>
            <w:gridSpan w:val="3"/>
            <w:tcBorders>
              <w:top w:val="nil"/>
              <w:left w:val="nil"/>
              <w:bottom w:val="nil"/>
              <w:right w:val="nil"/>
            </w:tcBorders>
            <w:vAlign w:val="bottom"/>
          </w:tcPr>
          <w:p w14:paraId="18C416E6">
            <w:pPr>
              <w:pStyle w:val="39"/>
            </w:pPr>
          </w:p>
        </w:tc>
        <w:tc>
          <w:tcPr>
            <w:tcW w:w="922" w:type="dxa"/>
            <w:gridSpan w:val="2"/>
            <w:tcBorders>
              <w:top w:val="nil"/>
              <w:left w:val="nil"/>
              <w:bottom w:val="nil"/>
              <w:right w:val="nil"/>
            </w:tcBorders>
            <w:vAlign w:val="bottom"/>
          </w:tcPr>
          <w:p w14:paraId="2FDEC064">
            <w:pPr>
              <w:pStyle w:val="39"/>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7F504B88">
            <w:pPr>
              <w:pStyle w:val="39"/>
              <w:rPr>
                <w:rFonts w:hint="default" w:eastAsia="仿宋_GB2312"/>
                <w:lang w:val="en-US" w:eastAsia="zh-CN"/>
              </w:rPr>
            </w:pPr>
          </w:p>
        </w:tc>
      </w:tr>
      <w:tr w14:paraId="19A1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9"/>
            <w:tcBorders>
              <w:top w:val="nil"/>
              <w:left w:val="nil"/>
              <w:bottom w:val="nil"/>
              <w:right w:val="nil"/>
            </w:tcBorders>
          </w:tcPr>
          <w:p w14:paraId="11BE0A3E">
            <w:pPr>
              <w:pStyle w:val="39"/>
              <w:rPr>
                <w:sz w:val="44"/>
              </w:rPr>
            </w:pPr>
            <w:r>
              <w:rPr>
                <w:rFonts w:hint="eastAsia" w:eastAsia="宋体"/>
                <w:color w:val="000000"/>
                <w:sz w:val="44"/>
                <w:lang w:eastAsia="zh-CN"/>
              </w:rPr>
              <w:drawing>
                <wp:anchor distT="0" distB="0" distL="114300" distR="114300" simplePos="0" relativeHeight="251663360"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12"/>
                          <a:srcRect t="18409" b="14924"/>
                          <a:stretch>
                            <a:fillRect/>
                          </a:stretch>
                        </pic:blipFill>
                        <pic:spPr>
                          <a:xfrm>
                            <a:off x="0" y="0"/>
                            <a:ext cx="4199890" cy="1118870"/>
                          </a:xfrm>
                          <a:prstGeom prst="rect">
                            <a:avLst/>
                          </a:prstGeom>
                        </pic:spPr>
                      </pic:pic>
                    </a:graphicData>
                  </a:graphic>
                </wp:anchor>
              </w:drawing>
            </w:r>
          </w:p>
          <w:p w14:paraId="71D85A1E">
            <w:pPr>
              <w:pStyle w:val="39"/>
              <w:jc w:val="center"/>
              <w:rPr>
                <w:rFonts w:hint="default" w:eastAsia="仿宋_GB2312"/>
                <w:sz w:val="44"/>
                <w:lang w:val="en-US" w:eastAsia="zh-CN"/>
              </w:rPr>
            </w:pPr>
          </w:p>
          <w:p w14:paraId="3B0F5ADA">
            <w:pPr>
              <w:pStyle w:val="39"/>
              <w:jc w:val="center"/>
              <w:rPr>
                <w:rFonts w:hint="default" w:eastAsia="仿宋_GB2312"/>
                <w:sz w:val="44"/>
                <w:lang w:val="en-US" w:eastAsia="zh-CN"/>
              </w:rPr>
            </w:pPr>
          </w:p>
        </w:tc>
      </w:tr>
      <w:tr w14:paraId="45C6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9"/>
            <w:tcBorders>
              <w:top w:val="nil"/>
              <w:left w:val="nil"/>
              <w:bottom w:val="nil"/>
              <w:right w:val="nil"/>
            </w:tcBorders>
          </w:tcPr>
          <w:p w14:paraId="6E0E2C67">
            <w:pPr>
              <w:pStyle w:val="40"/>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4CE885B4">
            <w:pPr>
              <w:pStyle w:val="40"/>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0064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9"/>
            <w:tcBorders>
              <w:top w:val="nil"/>
              <w:left w:val="nil"/>
              <w:bottom w:val="nil"/>
              <w:right w:val="nil"/>
            </w:tcBorders>
          </w:tcPr>
          <w:p w14:paraId="3BA2D198">
            <w:pPr>
              <w:adjustRightInd w:val="0"/>
              <w:snapToGrid w:val="0"/>
              <w:jc w:val="center"/>
              <w:rPr>
                <w:rFonts w:hint="eastAsia" w:ascii="黑体" w:hAnsi="黑体" w:eastAsia="黑体" w:cs="黑体"/>
                <w:b/>
                <w:bCs/>
                <w:color w:val="000000"/>
                <w:sz w:val="32"/>
                <w:szCs w:val="32"/>
                <w:lang w:eastAsia="zh-CN"/>
              </w:rPr>
            </w:pPr>
          </w:p>
          <w:p w14:paraId="700BC207">
            <w:pPr>
              <w:adjustRightInd w:val="0"/>
              <w:snapToGrid w:val="0"/>
              <w:jc w:val="center"/>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契嵩心性论与诚信建设</w:t>
            </w:r>
          </w:p>
          <w:p w14:paraId="7EE71693">
            <w:pPr>
              <w:adjustRightInd w:val="0"/>
              <w:snapToGrid w:val="0"/>
              <w:jc w:val="center"/>
              <w:rPr>
                <w:rFonts w:hint="default"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——从宋代佛教哲学到当代核心价值观的跨时空对话</w:t>
            </w:r>
          </w:p>
          <w:p w14:paraId="29D2F282">
            <w:pPr>
              <w:adjustRightInd w:val="0"/>
              <w:snapToGrid w:val="0"/>
              <w:jc w:val="center"/>
              <w:rPr>
                <w:rFonts w:hint="eastAsia" w:eastAsia="宋体"/>
                <w:color w:val="000000"/>
                <w:sz w:val="44"/>
                <w:lang w:eastAsia="zh-CN"/>
              </w:rPr>
            </w:pPr>
          </w:p>
        </w:tc>
      </w:tr>
      <w:tr w14:paraId="610C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9"/>
            <w:tcBorders>
              <w:top w:val="nil"/>
              <w:left w:val="nil"/>
              <w:bottom w:val="nil"/>
              <w:right w:val="nil"/>
            </w:tcBorders>
          </w:tcPr>
          <w:p w14:paraId="03D17BF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7A2B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ED6D5AF">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1CA3C784">
            <w:pPr>
              <w:pStyle w:val="42"/>
              <w:ind w:firstLine="281"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245D90C1">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7B287CEA">
            <w:pPr>
              <w:pStyle w:val="42"/>
              <w:ind w:firstLine="0" w:firstLineChars="0"/>
              <w:jc w:val="center"/>
              <w:rPr>
                <w:rFonts w:hint="default" w:eastAsia="宋体"/>
                <w:b/>
                <w:bCs/>
                <w:spacing w:val="20"/>
                <w:lang w:val="en-US" w:eastAsia="zh-CN"/>
              </w:rPr>
            </w:pPr>
            <w:r>
              <w:rPr>
                <w:rFonts w:hint="eastAsia"/>
                <w:b/>
                <w:bCs/>
                <w:spacing w:val="20"/>
                <w:lang w:val="en-US" w:eastAsia="zh-CN"/>
              </w:rPr>
              <w:t>释圣果</w:t>
            </w:r>
          </w:p>
        </w:tc>
        <w:tc>
          <w:tcPr>
            <w:tcW w:w="1479" w:type="dxa"/>
            <w:gridSpan w:val="2"/>
            <w:vMerge w:val="restart"/>
            <w:tcBorders>
              <w:top w:val="nil"/>
              <w:left w:val="nil"/>
              <w:bottom w:val="nil"/>
              <w:right w:val="nil"/>
            </w:tcBorders>
            <w:vAlign w:val="center"/>
          </w:tcPr>
          <w:p w14:paraId="7AED8F1F">
            <w:pPr>
              <w:adjustRightInd w:val="0"/>
              <w:snapToGrid w:val="0"/>
              <w:rPr>
                <w:rFonts w:hint="eastAsia" w:eastAsia="楷体_GB2312"/>
                <w:color w:val="000000"/>
                <w:sz w:val="52"/>
              </w:rPr>
            </w:pPr>
          </w:p>
          <w:p w14:paraId="69942E01">
            <w:pPr>
              <w:adjustRightInd w:val="0"/>
              <w:snapToGrid w:val="0"/>
              <w:rPr>
                <w:rFonts w:hint="eastAsia" w:eastAsia="楷体_GB2312"/>
                <w:color w:val="000000"/>
                <w:sz w:val="52"/>
              </w:rPr>
            </w:pPr>
          </w:p>
          <w:p w14:paraId="74A2C717">
            <w:pPr>
              <w:adjustRightInd w:val="0"/>
              <w:snapToGrid w:val="0"/>
              <w:rPr>
                <w:rFonts w:hint="eastAsia" w:eastAsia="楷体_GB2312"/>
                <w:color w:val="000000"/>
                <w:sz w:val="52"/>
              </w:rPr>
            </w:pPr>
          </w:p>
        </w:tc>
      </w:tr>
      <w:tr w14:paraId="470E6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4AE6DFC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15F88367">
            <w:pPr>
              <w:pStyle w:val="42"/>
              <w:ind w:firstLine="281"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6854BB63">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2CF6C087">
            <w:pPr>
              <w:pStyle w:val="42"/>
              <w:ind w:firstLine="0" w:firstLineChars="0"/>
              <w:jc w:val="center"/>
              <w:rPr>
                <w:rFonts w:hint="default" w:ascii="仿宋" w:hAnsi="仿宋" w:eastAsia="仿宋" w:cs="仿宋"/>
                <w:b/>
                <w:bCs/>
                <w:color w:val="auto"/>
                <w:lang w:val="en-US" w:eastAsia="zh-CN"/>
              </w:rPr>
            </w:pPr>
            <w:r>
              <w:rPr>
                <w:rFonts w:hint="default" w:ascii="Times New Roman" w:hAnsi="Times New Roman" w:eastAsia="宋体" w:cstheme="minorBidi"/>
                <w:b w:val="0"/>
                <w:bCs w:val="0"/>
                <w:color w:val="auto"/>
                <w:u w:val="single"/>
                <w:lang w:val="en-US" w:eastAsia="zh-CN"/>
              </w:rPr>
              <w:t>ST20241105</w:t>
            </w:r>
          </w:p>
        </w:tc>
        <w:tc>
          <w:tcPr>
            <w:tcW w:w="1479" w:type="dxa"/>
            <w:gridSpan w:val="2"/>
            <w:vMerge w:val="continue"/>
            <w:tcBorders>
              <w:top w:val="nil"/>
              <w:left w:val="nil"/>
              <w:bottom w:val="nil"/>
              <w:right w:val="nil"/>
            </w:tcBorders>
            <w:vAlign w:val="center"/>
          </w:tcPr>
          <w:p w14:paraId="0724557A">
            <w:pPr>
              <w:widowControl/>
              <w:jc w:val="distribute"/>
              <w:rPr>
                <w:rFonts w:eastAsia="楷体_GB2312"/>
                <w:color w:val="000000"/>
                <w:sz w:val="52"/>
              </w:rPr>
            </w:pPr>
          </w:p>
        </w:tc>
      </w:tr>
      <w:tr w14:paraId="379F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4C8D1AD4">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1D5FB14">
            <w:pPr>
              <w:pStyle w:val="42"/>
              <w:ind w:firstLine="281"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10EAF4F2">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49DFC9F6">
            <w:pPr>
              <w:pStyle w:val="42"/>
              <w:ind w:firstLine="0" w:firstLineChars="0"/>
              <w:jc w:val="center"/>
              <w:rPr>
                <w:rFonts w:hint="default" w:eastAsia="宋体"/>
                <w:b/>
                <w:bCs/>
                <w:lang w:val="en-US" w:eastAsia="zh-CN"/>
              </w:rPr>
            </w:pPr>
            <w:r>
              <w:rPr>
                <w:rFonts w:hint="eastAsia"/>
                <w:b/>
                <w:bCs/>
                <w:lang w:val="en-US" w:eastAsia="zh-CN"/>
              </w:rPr>
              <w:t>邱高兴教授</w:t>
            </w:r>
          </w:p>
        </w:tc>
        <w:tc>
          <w:tcPr>
            <w:tcW w:w="1479" w:type="dxa"/>
            <w:gridSpan w:val="2"/>
            <w:vMerge w:val="continue"/>
            <w:tcBorders>
              <w:top w:val="nil"/>
              <w:left w:val="nil"/>
              <w:bottom w:val="nil"/>
              <w:right w:val="nil"/>
            </w:tcBorders>
            <w:vAlign w:val="center"/>
          </w:tcPr>
          <w:p w14:paraId="76128FCF">
            <w:pPr>
              <w:widowControl/>
              <w:jc w:val="distribute"/>
              <w:rPr>
                <w:rFonts w:eastAsia="楷体_GB2312"/>
                <w:color w:val="000000"/>
                <w:sz w:val="52"/>
              </w:rPr>
            </w:pPr>
          </w:p>
        </w:tc>
      </w:tr>
      <w:tr w14:paraId="1349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6D0C7E5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B66451C">
            <w:pPr>
              <w:pStyle w:val="42"/>
              <w:ind w:firstLine="281"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137210EF">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334463AD">
            <w:pPr>
              <w:pStyle w:val="42"/>
              <w:ind w:firstLine="0" w:firstLineChars="0"/>
              <w:jc w:val="center"/>
              <w:rPr>
                <w:rFonts w:hint="default" w:eastAsia="宋体"/>
                <w:b/>
                <w:bCs/>
                <w:lang w:val="en-US" w:eastAsia="zh-CN"/>
              </w:rPr>
            </w:pPr>
            <w:r>
              <w:rPr>
                <w:rFonts w:hint="eastAsia"/>
                <w:b/>
                <w:bCs/>
                <w:lang w:val="en-US" w:eastAsia="zh-CN"/>
              </w:rPr>
              <w:t>佛教</w:t>
            </w:r>
          </w:p>
        </w:tc>
        <w:tc>
          <w:tcPr>
            <w:tcW w:w="1479" w:type="dxa"/>
            <w:gridSpan w:val="2"/>
            <w:vMerge w:val="continue"/>
            <w:tcBorders>
              <w:top w:val="nil"/>
              <w:left w:val="nil"/>
              <w:bottom w:val="nil"/>
              <w:right w:val="nil"/>
            </w:tcBorders>
            <w:vAlign w:val="center"/>
          </w:tcPr>
          <w:p w14:paraId="44153066">
            <w:pPr>
              <w:widowControl/>
              <w:jc w:val="distribute"/>
              <w:rPr>
                <w:rFonts w:eastAsia="楷体_GB2312"/>
                <w:color w:val="000000"/>
                <w:sz w:val="52"/>
              </w:rPr>
            </w:pPr>
          </w:p>
        </w:tc>
      </w:tr>
      <w:tr w14:paraId="505E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jc w:val="center"/>
        </w:trPr>
        <w:tc>
          <w:tcPr>
            <w:tcW w:w="8918" w:type="dxa"/>
            <w:gridSpan w:val="9"/>
            <w:tcBorders>
              <w:top w:val="nil"/>
              <w:left w:val="nil"/>
              <w:bottom w:val="nil"/>
              <w:right w:val="nil"/>
            </w:tcBorders>
          </w:tcPr>
          <w:p w14:paraId="5442196D">
            <w:pPr>
              <w:pStyle w:val="43"/>
              <w:jc w:val="both"/>
            </w:pPr>
          </w:p>
          <w:p w14:paraId="72B0AD01">
            <w:pPr>
              <w:pStyle w:val="43"/>
              <w:jc w:val="both"/>
            </w:pPr>
          </w:p>
          <w:p w14:paraId="165655AC">
            <w:pPr>
              <w:pStyle w:val="43"/>
              <w:rPr>
                <w:rFonts w:hint="default" w:eastAsia="黑体"/>
                <w:lang w:val="en-US" w:eastAsia="zh-CN"/>
              </w:rPr>
            </w:pPr>
            <w:r>
              <w:rPr>
                <w:rFonts w:hint="eastAsia"/>
                <w:sz w:val="28"/>
                <w:szCs w:val="28"/>
                <w:lang w:val="en-US" w:eastAsia="zh-CN"/>
              </w:rPr>
              <w:t xml:space="preserve">2026 </w:t>
            </w:r>
            <w:r>
              <w:rPr>
                <w:rFonts w:hint="eastAsia"/>
                <w:sz w:val="28"/>
                <w:szCs w:val="28"/>
              </w:rPr>
              <w:t xml:space="preserve">年 </w:t>
            </w:r>
            <w:r>
              <w:rPr>
                <w:rFonts w:hint="eastAsia"/>
                <w:sz w:val="28"/>
                <w:szCs w:val="28"/>
                <w:lang w:val="en-US" w:eastAsia="zh-CN"/>
              </w:rPr>
              <w:t>06</w:t>
            </w:r>
            <w:r>
              <w:rPr>
                <w:sz w:val="28"/>
                <w:szCs w:val="28"/>
              </w:rPr>
              <w:t xml:space="preserve"> </w:t>
            </w:r>
            <w:r>
              <w:rPr>
                <w:rFonts w:hint="eastAsia"/>
                <w:sz w:val="28"/>
                <w:szCs w:val="28"/>
              </w:rPr>
              <w:t>月</w:t>
            </w:r>
            <w:r>
              <w:rPr>
                <w:rFonts w:hint="eastAsia"/>
                <w:sz w:val="28"/>
                <w:szCs w:val="28"/>
                <w:lang w:val="en-US" w:eastAsia="zh-CN"/>
              </w:rPr>
              <w:t xml:space="preserve"> </w:t>
            </w:r>
          </w:p>
        </w:tc>
      </w:tr>
    </w:tbl>
    <w:p w14:paraId="1D727A62">
      <w:pPr>
        <w:pStyle w:val="12"/>
        <w:keepNext w:val="0"/>
        <w:keepLines w:val="0"/>
        <w:pageBreakBefore w:val="0"/>
        <w:widowControl w:val="0"/>
        <w:kinsoku/>
        <w:wordWrap/>
        <w:overflowPunct/>
        <w:topLinePunct w:val="0"/>
        <w:autoSpaceDE/>
        <w:autoSpaceDN/>
        <w:bidi w:val="0"/>
        <w:adjustRightInd w:val="0"/>
        <w:snapToGrid w:val="0"/>
        <w:ind w:left="0" w:leftChars="0" w:firstLine="0" w:firstLineChars="0"/>
        <w:jc w:val="center"/>
        <w:textAlignment w:val="auto"/>
        <w:rPr>
          <w:rFonts w:hint="eastAsia" w:eastAsia="楷体_GB2312"/>
          <w:b/>
          <w:sz w:val="32"/>
          <w:szCs w:val="32"/>
        </w:rPr>
      </w:pPr>
      <w:r>
        <w:rPr>
          <w:rFonts w:hint="eastAsia" w:eastAsia="楷体_GB2312"/>
          <w:b/>
          <w:sz w:val="32"/>
          <w:szCs w:val="32"/>
        </w:rPr>
        <w:br w:type="page"/>
      </w:r>
    </w:p>
    <w:p w14:paraId="3265F237">
      <w:pPr>
        <w:spacing w:line="360" w:lineRule="auto"/>
        <w:rPr>
          <w:rFonts w:hint="eastAsia" w:eastAsia="楷体_GB2312"/>
          <w:b/>
          <w:sz w:val="32"/>
          <w:szCs w:val="32"/>
        </w:rPr>
      </w:pPr>
    </w:p>
    <w:p w14:paraId="46143164">
      <w:pPr>
        <w:spacing w:line="360" w:lineRule="auto"/>
        <w:jc w:val="center"/>
        <w:rPr>
          <w:rFonts w:hint="eastAsia" w:ascii="宋体" w:hAnsi="宋体" w:cs="宋体"/>
          <w:b/>
          <w:sz w:val="32"/>
          <w:szCs w:val="32"/>
        </w:rPr>
      </w:pPr>
    </w:p>
    <w:p w14:paraId="4931B28E">
      <w:pPr>
        <w:spacing w:line="360" w:lineRule="auto" w:before="0" w:after="0"/>
        <w:ind w:left="42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24"/>
          <w:szCs w:val="32"/>
        </w:rPr>
        <w:t>Title</w:t>
      </w:r>
      <w:r>
        <w:rPr>
          <w:rFonts w:hint="eastAsia" w:ascii="Times New Roman" w:hAnsi="Times New Roman" w:cs="Times New Roman"/>
          <w:bCs/>
          <w:sz w:val="24"/>
          <w:szCs w:val="32"/>
          <w:lang w:val="en-US" w:eastAsia="zh-CN"/>
        </w:rPr>
        <w:t>:</w:t>
      </w:r>
      <w:r>
        <w:rPr>
          <w:rFonts w:hint="default" w:ascii="Times New Roman" w:hAnsi="Times New Roman" w:cs="Times New Roman"/>
          <w:bCs/>
          <w:sz w:val="24"/>
          <w:szCs w:val="32"/>
        </w:rPr>
        <w:t xml:space="preserve"> Click here to enter the paper title</w:t>
      </w:r>
    </w:p>
    <w:p w14:paraId="4B120985">
      <w:pPr>
        <w:keepNext w:val="0"/>
        <w:keepLines w:val="0"/>
        <w:pageBreakBefore w:val="0"/>
        <w:kinsoku/>
        <w:wordWrap/>
        <w:overflowPunct/>
        <w:topLinePunct w:val="0"/>
        <w:autoSpaceDE/>
        <w:autoSpaceDN/>
        <w:bidi w:val="0"/>
        <w:adjustRightInd w:val="0"/>
        <w:snapToGrid w:val="0"/>
        <w:spacing w:line="360" w:lineRule="auto"/>
        <w:jc w:val="both"/>
        <w:textAlignment w:val="auto"/>
        <w:rPr>
          <w:rFonts w:hint="eastAsia" w:ascii="宋体" w:hAnsi="宋体" w:cs="宋体"/>
          <w:b/>
          <w:sz w:val="32"/>
          <w:szCs w:val="32"/>
        </w:rPr>
      </w:pPr>
    </w:p>
    <w:p w14:paraId="19E51B01">
      <w:pPr>
        <w:keepNext w:val="0"/>
        <w:keepLines w:val="0"/>
        <w:pageBreakBefore w:val="0"/>
        <w:kinsoku/>
        <w:wordWrap/>
        <w:overflowPunct/>
        <w:topLinePunct w:val="0"/>
        <w:autoSpaceDE/>
        <w:autoSpaceDN/>
        <w:bidi w:val="0"/>
        <w:adjustRightInd w:val="0"/>
        <w:snapToGrid w:val="0"/>
        <w:spacing w:line="360" w:lineRule="auto"/>
        <w:jc w:val="center"/>
        <w:textAlignment w:val="auto"/>
        <w:rPr>
          <w:bCs/>
          <w:sz w:val="32"/>
          <w:szCs w:val="32"/>
        </w:rPr>
      </w:pPr>
    </w:p>
    <w:p w14:paraId="0ECD1223">
      <w:pPr>
        <w:keepNext w:val="0"/>
        <w:keepLines w:val="0"/>
        <w:pageBreakBefore w:val="0"/>
        <w:kinsoku/>
        <w:wordWrap/>
        <w:overflowPunct/>
        <w:topLinePunct w:val="0"/>
        <w:autoSpaceDE/>
        <w:autoSpaceDN/>
        <w:bidi w:val="0"/>
        <w:adjustRightInd w:val="0"/>
        <w:snapToGrid w:val="0"/>
        <w:spacing w:line="360" w:lineRule="auto" w:before="0" w:after="0"/>
        <w:ind w:firstLine="1337" w:firstLineChars="444" w:left="420"/>
        <w:jc w:val="both"/>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24"/>
          <w:szCs w:val="30"/>
        </w:rPr>
        <mc:AlternateContent>
          <mc:Choice Requires="wps">
            <w:drawing>
              <wp:anchor distT="0" distB="0" distL="114300" distR="114300" simplePos="0" relativeHeight="251662336" behindDoc="0" locked="0" layoutInCell="1" allowOverlap="1">
                <wp:simplePos x="0" y="0"/>
                <wp:positionH relativeFrom="column">
                  <wp:posOffset>1896110</wp:posOffset>
                </wp:positionH>
                <wp:positionV relativeFrom="paragraph">
                  <wp:posOffset>447675</wp:posOffset>
                </wp:positionV>
                <wp:extent cx="2286000" cy="0"/>
                <wp:effectExtent l="0" t="4445" r="0" b="508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2336;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24"/>
          <w:szCs w:val="30"/>
        </w:rPr>
        <w:t>Author</w:t>
      </w:r>
      <w:r>
        <w:rPr>
          <w:rFonts w:hint="default" w:ascii="Times New Roman" w:hAnsi="Times New Roman" w:eastAsia="楷体_GB2312" w:cs="Times New Roman"/>
          <w:b/>
          <w:bCs/>
          <w:sz w:val="24"/>
          <w:szCs w:val="30"/>
        </w:rPr>
        <w:t xml:space="preserve">： </w:t>
      </w:r>
      <w:r>
        <w:rPr>
          <w:rFonts w:hint="eastAsia" w:ascii="Times New Roman" w:hAnsi="Times New Roman" w:eastAsia="楷体_GB2312" w:cs="Times New Roman"/>
          <w:b/>
          <w:bCs/>
          <w:sz w:val="24"/>
          <w:szCs w:val="30"/>
          <w:lang w:val="en-US" w:eastAsia="zh-CN"/>
        </w:rPr>
        <w:t xml:space="preserve">           XXX         </w:t>
      </w:r>
    </w:p>
    <w:p w14:paraId="6CAD72BA">
      <w:pPr>
        <w:keepNext w:val="0"/>
        <w:keepLines w:val="0"/>
        <w:pageBreakBefore w:val="0"/>
        <w:kinsoku/>
        <w:wordWrap/>
        <w:overflowPunct/>
        <w:topLinePunct w:val="0"/>
        <w:autoSpaceDE/>
        <w:autoSpaceDN/>
        <w:bidi w:val="0"/>
        <w:adjustRightInd w:val="0"/>
        <w:snapToGrid w:val="0"/>
        <w:spacing w:line="360" w:lineRule="auto" w:before="0" w:after="0"/>
        <w:ind w:firstLine="1337" w:firstLineChars="444" w:left="420"/>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24"/>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24"/>
          <w:szCs w:val="30"/>
          <w:lang w:val="en-US"/>
        </w:rPr>
        <w:t>R</w:t>
      </w:r>
      <w:r>
        <w:rPr>
          <w:rFonts w:hint="default" w:ascii="Times New Roman" w:hAnsi="Times New Roman" w:cs="Times New Roman"/>
          <w:b/>
          <w:bCs/>
          <w:sz w:val="24"/>
          <w:szCs w:val="30"/>
        </w:rPr>
        <w:t>eligion：</w:t>
      </w:r>
      <w:r>
        <w:rPr>
          <w:rFonts w:hint="eastAsia" w:ascii="Times New Roman" w:hAnsi="Times New Roman" w:cs="Times New Roman"/>
          <w:b/>
          <w:bCs/>
          <w:sz w:val="24"/>
          <w:szCs w:val="30"/>
          <w:lang w:val="en-US" w:eastAsia="zh-CN"/>
        </w:rPr>
        <w:t xml:space="preserve">           XXX         </w:t>
      </w:r>
    </w:p>
    <w:p w14:paraId="00CB04AE">
      <w:pPr>
        <w:keepNext w:val="0"/>
        <w:keepLines w:val="0"/>
        <w:pageBreakBefore w:val="0"/>
        <w:kinsoku/>
        <w:wordWrap/>
        <w:overflowPunct/>
        <w:topLinePunct w:val="0"/>
        <w:autoSpaceDE/>
        <w:autoSpaceDN/>
        <w:bidi w:val="0"/>
        <w:adjustRightInd w:val="0"/>
        <w:snapToGrid w:val="0"/>
        <w:spacing w:line="360" w:lineRule="auto" w:before="0" w:after="0"/>
        <w:ind w:firstLine="1337" w:firstLineChars="444" w:left="420"/>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24"/>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24"/>
          <w:szCs w:val="30"/>
        </w:rPr>
        <w:t>Supervisor：</w:t>
      </w:r>
      <w:r>
        <w:rPr>
          <w:rFonts w:hint="eastAsia" w:ascii="Times New Roman" w:hAnsi="Times New Roman" w:cs="Times New Roman"/>
          <w:b/>
          <w:bCs/>
          <w:sz w:val="24"/>
          <w:szCs w:val="30"/>
          <w:lang w:val="en-US" w:eastAsia="zh-CN"/>
        </w:rPr>
        <w:t xml:space="preserve">         XXX</w:t>
      </w:r>
      <w:r>
        <w:rPr>
          <w:rFonts w:hint="eastAsia" w:ascii="Times New Roman" w:hAnsi="Times New Roman" w:eastAsia="宋体" w:cs="Times New Roman"/>
          <w:b/>
          <w:bCs/>
          <w:sz w:val="24"/>
          <w:szCs w:val="30"/>
          <w:lang w:val="en-US" w:eastAsia="zh-CN"/>
        </w:rPr>
        <w:t xml:space="preserve"> </w:t>
      </w:r>
    </w:p>
    <w:p w14:paraId="72115A64">
      <w:pPr>
        <w:keepNext w:val="0"/>
        <w:keepLines w:val="0"/>
        <w:pageBreakBefore w:val="0"/>
        <w:kinsoku/>
        <w:wordWrap/>
        <w:overflowPunct/>
        <w:topLinePunct w:val="0"/>
        <w:autoSpaceDE/>
        <w:autoSpaceDN/>
        <w:bidi w:val="0"/>
        <w:adjustRightInd w:val="0"/>
        <w:snapToGrid w:val="0"/>
        <w:spacing w:line="360" w:lineRule="auto"/>
        <w:ind w:firstLine="966" w:firstLineChars="345"/>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360" w:lineRule="auto"/>
        <w:ind w:firstLine="966" w:firstLineChars="345"/>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0" w:firstLineChars="0"/>
        <w:jc w:val="center"/>
        <w:textAlignment w:val="auto"/>
        <w:rPr>
          <w:rFonts w:hint="default" w:ascii="Times New Roman" w:hAnsi="Times New Roman" w:eastAsia="宋体" w:cs="Times New Roman"/>
          <w:b/>
          <w:bCs/>
          <w:kern w:val="2"/>
          <w:sz w:val="30"/>
          <w:szCs w:val="30"/>
          <w:lang w:val="en-US" w:eastAsia="zh-CN" w:bidi="ar-SA"/>
        </w:rPr>
      </w:pPr>
      <w:bookmarkStart w:id="0" w:name="_Toc32057_WPSOffice_Level3"/>
      <w:bookmarkStart w:id="1" w:name="_Toc30845_WPSOffice_Level2"/>
      <w:bookmarkStart w:id="2" w:name="_Toc27155_WPSOffice_Level3"/>
      <w:bookmarkStart w:id="3" w:name="_Toc8003_WPSOffice_Level2"/>
      <w:bookmarkStart w:id="4" w:name="_Toc2389_WPSOffice_Level3"/>
      <w:bookmarkStart w:id="5" w:name="_Toc26325_WPSOffice_Level2"/>
      <w:bookmarkStart w:id="6" w:name="_Toc7437_WPSOffice_Level3"/>
      <w:bookmarkStart w:id="7" w:name="_Toc8166_WPSOffice_Level3"/>
      <w:r>
        <w:rPr>
          <w:rFonts w:hint="eastAsia" w:ascii="Times New Roman" w:hAnsi="Times New Roman" w:eastAsia="宋体" w:cs="Times New Roman"/>
          <w:b/>
          <w:bCs/>
          <w:kern w:val="2"/>
          <w:sz w:val="30"/>
          <w:szCs w:val="30"/>
          <w:lang w:val="en-US" w:eastAsia="zh-CN" w:bidi="ar-SA"/>
        </w:rPr>
        <w:t>June</w:t>
      </w:r>
      <w:r>
        <w:rPr>
          <w:rFonts w:hint="default" w:ascii="Times New Roman" w:hAnsi="Times New Roman" w:eastAsia="宋体" w:cs="Times New Roman"/>
          <w:b/>
          <w:bCs/>
          <w:kern w:val="2"/>
          <w:sz w:val="30"/>
          <w:szCs w:val="30"/>
          <w:lang w:val="en-US" w:eastAsia="zh-CN" w:bidi="ar-SA"/>
        </w:rPr>
        <w:t>.</w:t>
      </w:r>
      <w:r>
        <w:rPr>
          <w:rFonts w:hint="eastAsia" w:ascii="Times New Roman" w:hAnsi="Times New Roman" w:eastAsia="宋体" w:cs="Times New Roman"/>
          <w:b/>
          <w:bCs/>
          <w:kern w:val="2"/>
          <w:sz w:val="30"/>
          <w:szCs w:val="30"/>
          <w:lang w:val="en-US" w:eastAsia="zh-CN" w:bidi="ar-SA"/>
        </w:rPr>
        <w:t xml:space="preserve"> </w:t>
      </w:r>
      <w:r>
        <w:rPr>
          <w:rFonts w:hint="default" w:ascii="Times New Roman" w:hAnsi="Times New Roman" w:eastAsia="宋体" w:cs="Times New Roman"/>
          <w:b/>
          <w:bCs/>
          <w:kern w:val="2"/>
          <w:sz w:val="30"/>
          <w:szCs w:val="30"/>
          <w:lang w:val="en-US" w:eastAsia="zh-CN" w:bidi="ar-SA"/>
        </w:rPr>
        <w:t>20</w:t>
      </w:r>
      <w:bookmarkEnd w:id="0"/>
      <w:bookmarkEnd w:id="1"/>
      <w:bookmarkEnd w:id="2"/>
      <w:bookmarkEnd w:id="3"/>
      <w:bookmarkEnd w:id="4"/>
      <w:bookmarkEnd w:id="5"/>
      <w:bookmarkEnd w:id="6"/>
      <w:bookmarkEnd w:id="7"/>
      <w:r>
        <w:rPr>
          <w:rFonts w:hint="eastAsia" w:ascii="Times New Roman" w:hAnsi="Times New Roman" w:cs="Times New Roman"/>
          <w:b/>
          <w:bCs/>
          <w:kern w:val="2"/>
          <w:sz w:val="30"/>
          <w:szCs w:val="30"/>
          <w:lang w:val="en-US" w:eastAsia="zh-CN" w:bidi="ar-SA"/>
        </w:rPr>
        <w:t>26</w:t>
      </w:r>
    </w:p>
    <w:p w14:paraId="58CF5D81">
      <w:pPr>
        <w:pStyle w:val="12"/>
        <w:keepNext w:val="0"/>
        <w:keepLines w:val="0"/>
        <w:pageBreakBefore w:val="0"/>
        <w:kinsoku/>
        <w:wordWrap/>
        <w:overflowPunct/>
        <w:topLinePunct w:val="0"/>
        <w:autoSpaceDE/>
        <w:autoSpaceDN/>
        <w:bidi w:val="0"/>
        <w:adjustRightInd w:val="0"/>
        <w:snapToGrid w:val="0"/>
        <w:ind w:left="0" w:leftChars="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line="360" w:lineRule="auto"/>
        <w:textAlignment w:val="auto"/>
        <w:rPr>
          <w:rFonts w:hint="eastAsia" w:eastAsia="微软雅黑"/>
          <w:kern w:val="0"/>
          <w:sz w:val="28"/>
          <w:szCs w:val="28"/>
        </w:rPr>
        <w:sectPr>
          <w:footerReference r:id="rId8" w:type="first"/>
          <w:footerReference r:id="rId6" w:type="default"/>
          <w:headerReference r:id="rId5"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type w:val="nextPage"/>
          <w:titlePg w:val="on"/>
        </w:sectPr>
      </w:pPr>
    </w:p>
    <w:p w14:paraId="22D8AEB4">
      <w:pPr>
        <w:pStyle w:val="2"/>
        <w:bidi w:val="0"/>
        <w:spacing w:line="360" w:lineRule="auto" w:before="240" w:after="120"/>
        <w:jc w:val="center"/>
        <w:rPr>
          <w:rFonts w:hint="eastAsia"/>
          <w:lang w:eastAsia="zh-CN"/>
        </w:rPr>
      </w:pPr>
      <w:bookmarkStart w:id="8" w:name="_Toc28263"/>
      <w:bookmarkStart w:id="9" w:name="_Toc31439"/>
      <w:bookmarkStart w:id="10" w:name="_Toc31961"/>
      <w:bookmarkStart w:id="11" w:name="_Toc11059"/>
      <w:bookmarkStart w:id="12" w:name="_Toc8830"/>
      <w:bookmarkStart w:id="13" w:name="_Toc18544"/>
      <w:bookmarkStart w:id="14" w:name="_Toc19856"/>
      <w:r>
        <w:rPr>
          <w:rFonts w:hint="eastAsia" w:ascii="黑体" w:hAnsi="黑体" w:eastAsia="黑体"/>
          <w:b/>
          <w:sz w:val="32"/>
          <w:lang w:eastAsia="zh-CN"/>
        </w:rPr>
        <w:t>摘</w:t>
      </w:r>
      <w:r>
        <w:rPr>
          <w:rFonts w:hint="eastAsia" w:ascii="黑体" w:hAnsi="黑体" w:eastAsia="黑体"/>
          <w:b/>
          <w:sz w:val="32"/>
          <w:lang w:val="en-US" w:eastAsia="zh-CN"/>
        </w:rPr>
        <w:t xml:space="preserve">  </w:t>
      </w:r>
      <w:r>
        <w:rPr>
          <w:rFonts w:hint="eastAsia" w:ascii="黑体" w:hAnsi="黑体" w:eastAsia="黑体"/>
          <w:b/>
          <w:sz w:val="32"/>
          <w:lang w:eastAsia="zh-CN"/>
        </w:rPr>
        <w:t>要</w:t>
      </w:r>
      <w:bookmarkEnd w:id="8"/>
      <w:bookmarkEnd w:id="9"/>
      <w:bookmarkEnd w:id="10"/>
      <w:bookmarkEnd w:id="11"/>
      <w:bookmarkEnd w:id="12"/>
      <w:bookmarkEnd w:id="13"/>
      <w:bookmarkEnd w:id="14"/>
    </w:p>
    <w:p w14:paraId="221AD9CC">
      <w:pPr>
        <w:spacing w:line="360" w:lineRule="auto"/>
        <w:rPr>
          <w:lang w:val="en-US"/>
        </w:rPr>
      </w:pPr>
    </w:p>
    <w:p w14:paraId="62524AFC">
      <w:pPr>
        <w:bidi w:val="0"/>
        <w:spacing w:line="360" w:lineRule="auto" w:before="0" w:after="0"/>
        <w:ind w:left="420"/>
        <w:rPr>
          <w:rFonts w:hint="eastAsia"/>
          <w:lang w:val="en-US" w:eastAsia="zh-CN"/>
        </w:rPr>
      </w:pPr>
      <w:r>
        <w:rPr>
          <w:rFonts w:hint="eastAsia" w:ascii="宋体" w:hAnsi="宋体" w:eastAsia="宋体"/>
          <w:sz w:val="24"/>
          <w:lang w:val="en-US" w:eastAsia="zh-CN"/>
        </w:rPr>
        <w:t>当代社会的诚信建设，往往侧重于制度规约与征信技术的完善，却相对忽视了诚信得以确立的内在心性根基。这一偏失导致诚信在某种程度上沦为一种功利性的社会资本，缺乏深厚的情感认同与道德自觉。本文以北宋禅僧佛日契嵩的心性思想为切入点，试图为这一困境提供一种历史哲学的回应。契嵩身处北宋儒佛激烈论争的时代，面对儒家士大夫“无父无君”“耗蠹中国”的激烈抨击，他并未停留在简单的护教辩护，而是以《辅教编》为核心文本，展开了一场深刻的哲学建构。本文认为，佛日契嵩的核心贡献在于，他通过一套精密的“心—性—情”心性论体系，将佛教的出世追求与儒家的入世伦理在本体论层面进行了深度同构。其中，“诚”被诠释为心性本体的“真实无妄”状态，而作为儒家“五常”之一的“信”与佛教“五戒”中的“不妄语”戒，则共同构成了这一本体在经验世界的规约性表达。需要说明的是，契嵩本人并未将“诚”与“信”作为一个复合词使用；本文所使用的“诚信”概念，是在当代社会主义核心价值观的语境下，基于契嵩“诚体信用”思想而建构的分析范畴。这种“心性为体，规约为用”的理论模型，经由“孝”的统摄，最终落实为一种“内外合一”的道德实践。本文进一步将这一哲学遗产与当代社会主义核心价值观中的“诚信”理念进行跨时空对话，提出“心性—规约—实践”的三维诚信范式。这一范式主张，诚信建设不仅是社会征信系统的技术完善，更应是一场深入人心的“正心”工程与贯穿日常生活的“修行”实践。佛日契嵩的思想为超越当代诚信建设中“他律”与“自律”的二元对立，实现传统诚信文化的创造性转化，提供了宝贵的思想资源。</w:t>
      </w:r>
    </w:p>
    <w:p w14:paraId="06FD436A">
      <w:pPr>
        <w:bidi w:val="0"/>
        <w:spacing w:line="360" w:lineRule="auto"/>
        <w:rPr>
          <w:rFonts w:hint="eastAsia"/>
          <w:lang w:val="en-US" w:eastAsia="zh-CN"/>
        </w:rPr>
      </w:pPr>
    </w:p>
    <w:p w14:paraId="4631C78D">
      <w:pPr>
        <w:tabs>
          <w:tab w:val="right" w:pos="8306"/>
        </w:tabs>
        <w:spacing w:line="360" w:lineRule="auto" w:before="0" w:after="0"/>
        <w:ind w:left="420"/>
        <w:rPr>
          <w:rFonts w:hint="eastAsia"/>
          <w:lang w:eastAsia="zh-CN"/>
        </w:rPr>
      </w:pPr>
      <w:r>
        <w:rPr>
          <w:rFonts w:hint="eastAsia" w:ascii="宋体" w:hAnsi="宋体" w:eastAsia="宋体" w:cs="黑体"/>
          <w:b w:val="0"/>
          <w:bCs w:val="0"/>
          <w:color w:val="auto"/>
          <w:kern w:val="2"/>
          <w:sz w:val="24"/>
          <w:szCs w:val="44"/>
          <w:highlight w:val="none"/>
          <w:lang w:val="en-US" w:eastAsia="zh-CN"/>
        </w:rPr>
        <w:t>关键词：</w:t>
      </w:r>
      <w:r>
        <w:rPr>
          <w:rFonts w:hint="eastAsia" w:ascii="宋体" w:hAnsi="宋体" w:eastAsia="宋体"/>
          <w:sz w:val="24"/>
          <w:lang w:eastAsia="zh-CN"/>
        </w:rPr>
        <w:t>佛日契嵩；心性论；诚—信关系；儒佛会通；社会主义核心价值观；《辅教编》</w:t>
      </w:r>
    </w:p>
    <w:p w14:paraId="0FC3ED37">
      <w:pPr>
        <w:pStyle w:val="2"/>
        <w:bidi w:val="0"/>
        <w:spacing w:line="360" w:lineRule="auto"/>
      </w:pPr>
      <w:bookmarkStart w:id="15" w:name="_Toc26499"/>
      <w:bookmarkStart w:id="16" w:name="_Toc23274"/>
      <w:bookmarkStart w:id="17" w:name="_Toc13702"/>
      <w:bookmarkStart w:id="18" w:name="_Toc3181"/>
    </w:p>
    <w:p w14:paraId="7C2E0B9E">
      <w:pPr>
        <w:pStyle w:val="2"/>
        <w:bidi w:val="0"/>
        <w:spacing w:line="360" w:lineRule="auto"/>
        <w:jc w:val="both"/>
      </w:pPr>
    </w:p>
    <w:p w14:paraId="53E4A71B">
      <w:pPr>
        <w:spacing w:line="360" w:lineRule="auto"/>
      </w:pPr>
    </w:p>
    <w:p w14:paraId="0508988F">
      <w:pPr>
        <w:pStyle w:val="2"/>
        <w:bidi w:val="0"/>
        <w:spacing w:line="360" w:lineRule="auto" w:before="240" w:after="120"/>
        <w:jc w:val="center"/>
        <w:rPr>
          <w:rFonts w:hint="eastAsia"/>
          <w:lang w:val="en-US" w:eastAsia="zh-CN"/>
        </w:rPr>
      </w:pPr>
      <w:bookmarkStart w:id="19" w:name="_Toc2747"/>
      <w:r>
        <w:rPr>
          <w:rFonts w:ascii="黑体" w:hAnsi="黑体" w:eastAsia="黑体"/>
          <w:b/>
          <w:sz w:val="32"/>
        </w:rPr>
        <w:t>A</w:t>
      </w:r>
      <w:r>
        <w:rPr>
          <w:rFonts w:hint="eastAsia" w:ascii="黑体" w:hAnsi="黑体" w:eastAsia="黑体"/>
          <w:b/>
          <w:sz w:val="32"/>
          <w:lang w:val="en-US" w:eastAsia="zh-CN"/>
        </w:rPr>
        <w:t>bstract</w:t>
      </w:r>
      <w:bookmarkEnd w:id="15"/>
      <w:bookmarkEnd w:id="16"/>
      <w:bookmarkEnd w:id="17"/>
      <w:bookmarkEnd w:id="18"/>
      <w:bookmarkEnd w:id="19"/>
    </w:p>
    <w:p w14:paraId="58817C5A">
      <w:pPr>
        <w:spacing w:line="360" w:lineRule="auto"/>
        <w:rPr>
          <w:rFonts w:hint="eastAsia"/>
          <w:lang w:val="en-US" w:eastAsia="zh-CN"/>
        </w:rPr>
      </w:pPr>
    </w:p>
    <w:p w14:paraId="52F5AD74">
      <w:pPr>
        <w:bidi w:val="0"/>
        <w:spacing w:line="360" w:lineRule="auto" w:before="0" w:after="0"/>
        <w:ind w:left="420"/>
        <w:rPr>
          <w:rFonts w:hint="eastAsia"/>
          <w:lang w:val="en-US" w:eastAsia="zh-CN"/>
        </w:rPr>
      </w:pPr>
      <w:r>
        <w:rPr>
          <w:rFonts w:hint="eastAsia" w:ascii="Times New Roman" w:hAnsi="Times New Roman"/>
          <w:sz w:val="24"/>
          <w:lang w:val="en-US" w:eastAsia="zh-CN"/>
        </w:rPr>
        <w:t>The construction of integrity in contemporary society often emphasizes the refinement of institutional regulations and credit technologies, while relatively neglecting the internal foundation of mind-nature upon which integrity is established. This imbalance has led to integrity becoming, to some extent, a form of utilitarian social capital, lacking profound emotional identification and moral self-awareness. This thesis takes the thought of Qisong (1007–1072), a Chan monk of the Northern Song dynasty, as its point of departure, attempting to provide a response to this predicament from the perspective of historical philosophy. Situated in an era of intense Confucian-Buddhist controversy, Qisong confronted vehement attacks from Confucian scholar-officials who accused Buddhism of being “unfilial and disloyal” and “draining the resources of China.” Rather than remaining at the level of simple apologetics, Qisong undertook a profound philosophical reconstruction centered on his Fu jiao bian (Essays on Assisting the Teaching). This thesis argues that Qisong's core contribution lies in his construction of a sophisticated “mind-nature-emotion” (xin-xing-qing) system of thought, which achieved a deep ontological isomorphism between Buddhism's otherworldly pursuit of liberation and Confucianism's this-worldly ethics. Within this framework, “sincerity” (cheng) is interpreted as the “true and non-deceptive” state of the mind-nature substance, while “trustworthiness” (xin)—one of the Confucian “Five Constants” (wu chang)—and the Buddhist precept of “false speech” (bu wang yu), together constitute the normative expression of this substance in the empirical world. It should be noted that Qisong himself did not use “sincerity-trustworthiness” (cheng-xin) as a compound term; the analytical category of “integrity” employed in this thesis is constructed within the contemporary discourse of socialist core values, based on Qisong's thought of “the substance of sincerity and the function of trustworthiness.” This theoretical model of “mind-nature as substance, regulation as function,” governed by the principle of “filial piety” (xiao), ultimately realizes a moral praxis of “internal-external unity.” This thesis further engages this philosophical legacy in a cross-temporal dialogue with the contemporary socialist core value of “integrity,” proposing a three-dimensional paradigm of “mind-nature—regulation—practice.” This paradigm maintains that the construction of integrity is not merely a technical refinement of social credit systems, but should also constitute a “rectification of the mind” project that penetrates the human heart and a “cultivation” practice that permeates daily life. Qisong's thought provides valuable intellectual resources for transcending the dualistic opposition between “heteronomy” and “autonomy” in contemporary integrity construction, and for achieving the creative transformation of traditional integrity culture.</w:t>
      </w:r>
    </w:p>
    <w:p w14:paraId="1B384124">
      <w:pPr>
        <w:spacing w:line="360" w:lineRule="auto"/>
        <w:ind w:left="0" w:leftChars="0" w:firstLine="0" w:firstLineChars="0"/>
        <w:rPr>
          <w:rFonts w:hint="eastAsia" w:ascii="Times New Roman" w:hAnsi="Times New Roman" w:cs="Times New Roman"/>
          <w:b w:val="0"/>
          <w:bCs w:val="0"/>
          <w:color w:val="auto"/>
          <w:highlight w:val="none"/>
          <w:lang w:val="en-US" w:eastAsia="zh-CN"/>
        </w:rPr>
      </w:pPr>
    </w:p>
    <w:p w14:paraId="17BD8005">
      <w:pPr>
        <w:spacing w:line="360" w:lineRule="auto" w:before="0" w:after="0"/>
        <w:ind w:left="420"/>
        <w:rPr>
          <w:rFonts w:hint="eastAsia" w:ascii="Times New Roman" w:hAnsi="Times New Roman" w:cs="Times New Roman"/>
          <w:color w:val="auto"/>
          <w:highlight w:val="none"/>
          <w:lang w:val="en-US" w:eastAsia="zh-CN"/>
        </w:rPr>
      </w:pPr>
      <w:r>
        <w:rPr>
          <w:rFonts w:ascii="Times New Roman" w:hAnsi="Times New Roman"/>
          <w:b/>
          <w:bCs/>
          <w:color w:val="auto"/>
          <w:sz w:val="24"/>
          <w:szCs w:val="21"/>
          <w:highlight w:val="none"/>
        </w:rPr>
        <w:t>K</w:t>
      </w:r>
      <w:r>
        <w:rPr>
          <w:rFonts w:hint="eastAsia" w:ascii="Times New Roman" w:hAnsi="Times New Roman" w:eastAsia="宋体"/>
          <w:b/>
          <w:bCs/>
          <w:color w:val="auto"/>
          <w:sz w:val="24"/>
          <w:szCs w:val="21"/>
          <w:highlight w:val="none"/>
          <w:lang w:val="en-US" w:eastAsia="zh-CN"/>
        </w:rPr>
        <w:t>ey</w:t>
      </w:r>
      <w:r>
        <w:rPr>
          <w:rFonts w:hint="eastAsia" w:ascii="Times New Roman" w:hAnsi="Times New Roman"/>
          <w:b/>
          <w:bCs/>
          <w:color w:val="auto"/>
          <w:sz w:val="24"/>
          <w:szCs w:val="21"/>
          <w:highlight w:val="none"/>
          <w:lang w:val="en-US" w:eastAsia="zh-CN"/>
        </w:rPr>
        <w:t xml:space="preserve"> </w:t>
      </w:r>
      <w:r>
        <w:rPr>
          <w:rFonts w:hint="eastAsia" w:ascii="Times New Roman" w:hAnsi="Times New Roman" w:eastAsia="宋体"/>
          <w:b/>
          <w:bCs/>
          <w:color w:val="auto"/>
          <w:sz w:val="24"/>
          <w:szCs w:val="21"/>
          <w:highlight w:val="none"/>
          <w:lang w:val="en-US" w:eastAsia="zh-CN"/>
        </w:rPr>
        <w:t>Words</w:t>
      </w:r>
      <w:r>
        <w:rPr>
          <w:rFonts w:hint="eastAsia" w:ascii="Times New Roman" w:hAnsi="Times New Roman"/>
          <w:b/>
          <w:bCs/>
          <w:color w:val="auto"/>
          <w:sz w:val="24"/>
          <w:szCs w:val="21"/>
          <w:highlight w:val="none"/>
          <w:lang w:val="en-US" w:eastAsia="zh-CN"/>
        </w:rPr>
        <w:t>：</w:t>
      </w:r>
      <w:r>
        <w:rPr>
          <w:rFonts w:hint="eastAsia" w:ascii="Times New Roman" w:hAnsi="Times New Roman" w:cs="Times New Roman"/>
          <w:color w:val="auto"/>
          <w:sz w:val="24"/>
          <w:highlight w:val="none"/>
          <w:lang w:val="en-US" w:eastAsia="zh-CN"/>
        </w:rPr>
        <w:t>Furi Qisong; theory of mind-nature; cheng-xin relationship; Confucian-Buddhist synthesis; socialist core values; Fu jiao bian</w:t>
      </w:r>
    </w:p>
    <w:p w14:paraId="08884F2C">
      <w:pPr>
        <w:spacing w:line="360" w:lineRule="auto"/>
        <w:rPr>
          <w:rFonts w:hint="eastAsia" w:ascii="Times New Roman" w:hAnsi="Times New Roman" w:cs="Times New Roman"/>
          <w:color w:val="auto"/>
          <w:highlight w:val="none"/>
          <w:lang w:val="en-US" w:eastAsia="zh-CN"/>
        </w:rPr>
      </w:pPr>
    </w:p>
    <w:p w14:paraId="7C663E1B">
      <w:pPr>
        <w:spacing w:line="360" w:lineRule="auto"/>
        <w:rPr>
          <w:rFonts w:hint="eastAsia" w:ascii="Times New Roman" w:hAnsi="Times New Roman" w:cs="Times New Roman"/>
          <w:color w:val="auto"/>
          <w:highlight w:val="none"/>
          <w:lang w:val="en-US" w:eastAsia="zh-CN"/>
        </w:rPr>
      </w:pPr>
    </w:p>
    <w:p w14:paraId="63BEE030">
      <w:pPr>
        <w:spacing w:line="360" w:lineRule="auto"/>
        <w:rPr>
          <w:rFonts w:hint="eastAsia" w:ascii="Times New Roman" w:hAnsi="Times New Roman" w:cs="Times New Roman"/>
          <w:color w:val="auto"/>
          <w:highlight w:val="none"/>
          <w:lang w:val="en-US" w:eastAsia="zh-CN"/>
        </w:rPr>
      </w:pPr>
    </w:p>
    <w:p w14:paraId="2F3A0190">
      <w:pPr>
        <w:spacing w:line="360" w:lineRule="auto"/>
        <w:rPr>
          <w:rFonts w:hint="eastAsia" w:ascii="Times New Roman" w:hAnsi="Times New Roman" w:cs="Times New Roman"/>
          <w:color w:val="auto"/>
          <w:highlight w:val="none"/>
          <w:lang w:val="en-US" w:eastAsia="zh-CN"/>
        </w:rPr>
      </w:pPr>
    </w:p>
    <w:p w14:paraId="6C6F2E24">
      <w:pPr>
        <w:spacing w:line="360" w:lineRule="auto"/>
        <w:rPr>
          <w:rFonts w:hint="eastAsia" w:ascii="Times New Roman" w:hAnsi="Times New Roman" w:cs="Times New Roman"/>
          <w:color w:val="auto"/>
          <w:highlight w:val="none"/>
          <w:lang w:val="en-US" w:eastAsia="zh-CN"/>
        </w:rPr>
      </w:pPr>
    </w:p>
    <w:p w14:paraId="5966344A">
      <w:pPr>
        <w:spacing w:line="360" w:lineRule="auto"/>
        <w:rPr>
          <w:rFonts w:hint="eastAsia" w:ascii="Times New Roman" w:hAnsi="Times New Roman" w:cs="Times New Roman"/>
          <w:color w:val="auto"/>
          <w:highlight w:val="none"/>
          <w:lang w:val="en-US" w:eastAsia="zh-CN"/>
        </w:rPr>
      </w:pPr>
    </w:p>
    <w:p w14:paraId="777C354F">
      <w:pPr>
        <w:spacing w:line="360" w:lineRule="auto"/>
        <w:rPr>
          <w:rFonts w:hint="eastAsia" w:ascii="Times New Roman" w:hAnsi="Times New Roman" w:cs="Times New Roman"/>
          <w:color w:val="auto"/>
          <w:highlight w:val="none"/>
          <w:lang w:val="en-US" w:eastAsia="zh-CN"/>
        </w:rPr>
      </w:pPr>
    </w:p>
    <w:p w14:paraId="7CAB0CFC">
      <w:pPr>
        <w:spacing w:line="360" w:lineRule="auto"/>
        <w:rPr>
          <w:rFonts w:hint="eastAsia" w:ascii="Times New Roman" w:hAnsi="Times New Roman" w:cs="Times New Roman"/>
          <w:color w:val="auto"/>
          <w:highlight w:val="none"/>
          <w:lang w:val="en-US" w:eastAsia="zh-CN"/>
        </w:rPr>
      </w:pPr>
    </w:p>
    <w:p w14:paraId="040BBF27">
      <w:pPr>
        <w:spacing w:line="360" w:lineRule="auto"/>
        <w:rPr>
          <w:rFonts w:hint="eastAsia" w:ascii="Times New Roman" w:hAnsi="Times New Roman" w:cs="Times New Roman"/>
          <w:color w:val="auto"/>
          <w:highlight w:val="none"/>
          <w:lang w:val="en-US" w:eastAsia="zh-CN"/>
        </w:rPr>
      </w:pPr>
    </w:p>
    <w:p w14:paraId="0592D74F">
      <w:pPr>
        <w:spacing w:line="360" w:lineRule="auto"/>
        <w:rPr>
          <w:rFonts w:hint="eastAsia" w:ascii="Times New Roman" w:hAnsi="Times New Roman" w:cs="Times New Roman"/>
          <w:color w:val="auto"/>
          <w:highlight w:val="none"/>
          <w:lang w:val="en-US" w:eastAsia="zh-CN"/>
        </w:rPr>
      </w:pPr>
    </w:p>
    <w:p w14:paraId="53E157D2">
      <w:pPr>
        <w:spacing w:line="360" w:lineRule="auto"/>
        <w:rPr>
          <w:rFonts w:hint="eastAsia" w:ascii="Times New Roman" w:hAnsi="Times New Roman" w:cs="Times New Roman"/>
          <w:color w:val="auto"/>
          <w:highlight w:val="none"/>
          <w:lang w:val="en-US" w:eastAsia="zh-CN"/>
        </w:rPr>
      </w:pPr>
    </w:p>
    <w:p w14:paraId="7B7DCF83">
      <w:pPr>
        <w:spacing w:line="360" w:lineRule="auto"/>
        <w:rPr>
          <w:rFonts w:hint="eastAsia" w:ascii="Times New Roman" w:hAnsi="Times New Roman" w:cs="Times New Roman"/>
          <w:color w:val="auto"/>
          <w:highlight w:val="none"/>
          <w:lang w:val="en-US" w:eastAsia="zh-CN"/>
        </w:rPr>
      </w:pPr>
    </w:p>
    <w:p w14:paraId="106965F5">
      <w:pPr>
        <w:spacing w:line="360" w:lineRule="auto"/>
        <w:rPr>
          <w:rFonts w:hint="eastAsia" w:ascii="Times New Roman" w:hAnsi="Times New Roman" w:cs="Times New Roman"/>
          <w:color w:val="auto"/>
          <w:highlight w:val="none"/>
          <w:lang w:val="en-US" w:eastAsia="zh-CN"/>
        </w:rPr>
      </w:pPr>
    </w:p>
    <w:p w14:paraId="71561193">
      <w:pPr>
        <w:spacing w:line="360" w:lineRule="auto"/>
        <w:rPr>
          <w:rFonts w:hint="eastAsia" w:ascii="Times New Roman" w:hAnsi="Times New Roman" w:cs="Times New Roman"/>
          <w:color w:val="auto"/>
          <w:highlight w:val="none"/>
          <w:lang w:val="en-US" w:eastAsia="zh-CN"/>
        </w:rPr>
      </w:pPr>
    </w:p>
    <w:p w14:paraId="74D2E2DD">
      <w:pPr>
        <w:spacing w:line="360" w:lineRule="auto"/>
        <w:rPr>
          <w:rFonts w:hint="eastAsia" w:ascii="Times New Roman" w:hAnsi="Times New Roman" w:cs="Times New Roman"/>
          <w:color w:val="auto"/>
          <w:highlight w:val="none"/>
          <w:lang w:val="en-US" w:eastAsia="zh-CN"/>
        </w:rPr>
      </w:pPr>
    </w:p>
    <w:p w14:paraId="45C44F8D">
      <w:pPr>
        <w:spacing w:line="360" w:lineRule="auto"/>
        <w:rPr>
          <w:rFonts w:hint="eastAsia" w:ascii="Times New Roman" w:hAnsi="Times New Roman" w:cs="Times New Roman"/>
          <w:color w:val="auto"/>
          <w:highlight w:val="none"/>
          <w:lang w:val="en-US" w:eastAsia="zh-CN"/>
        </w:rPr>
      </w:pPr>
    </w:p>
    <w:p w14:paraId="3CAA6EF4">
      <w:pPr>
        <w:spacing w:line="360" w:lineRule="auto"/>
        <w:rPr>
          <w:rFonts w:hint="eastAsia" w:ascii="Times New Roman" w:hAnsi="Times New Roman" w:cs="Times New Roman"/>
          <w:color w:val="auto"/>
          <w:highlight w:val="none"/>
          <w:lang w:val="en-US" w:eastAsia="zh-CN"/>
        </w:rPr>
      </w:pPr>
    </w:p>
    <w:p w14:paraId="79D926F7">
      <w:pPr>
        <w:spacing w:line="360" w:lineRule="auto"/>
        <w:rPr>
          <w:rFonts w:hint="eastAsia" w:ascii="Times New Roman" w:hAnsi="Times New Roman" w:cs="Times New Roman"/>
          <w:color w:val="auto"/>
          <w:highlight w:val="none"/>
          <w:lang w:val="en-US" w:eastAsia="zh-CN"/>
        </w:rPr>
      </w:pPr>
    </w:p>
    <w:p w14:paraId="131E90FA">
      <w:pPr>
        <w:spacing w:line="360" w:lineRule="auto"/>
        <w:rPr>
          <w:rFonts w:hint="eastAsia" w:ascii="Times New Roman" w:hAnsi="Times New Roman" w:cs="Times New Roman"/>
          <w:color w:val="auto"/>
          <w:highlight w:val="none"/>
          <w:lang w:val="en-US" w:eastAsia="zh-CN"/>
        </w:rPr>
      </w:pPr>
    </w:p>
    <w:p w14:paraId="46952521">
      <w:pPr>
        <w:spacing w:line="360" w:lineRule="auto"/>
        <w:rPr>
          <w:rFonts w:hint="eastAsia" w:ascii="Times New Roman" w:hAnsi="Times New Roman" w:cs="Times New Roman"/>
          <w:color w:val="auto"/>
          <w:highlight w:val="none"/>
          <w:lang w:val="en-US" w:eastAsia="zh-CN"/>
        </w:rPr>
      </w:pPr>
    </w:p>
    <w:p w14:paraId="4617F101">
      <w:pPr>
        <w:spacing w:line="360" w:lineRule="auto"/>
        <w:rPr>
          <w:rFonts w:hint="eastAsia" w:ascii="Times New Roman" w:hAnsi="Times New Roman" w:cs="Times New Roman"/>
          <w:color w:val="auto"/>
          <w:highlight w:val="none"/>
          <w:lang w:val="en-US" w:eastAsia="zh-CN"/>
        </w:rPr>
      </w:pPr>
    </w:p>
    <w:p w14:paraId="04CDCE38">
      <w:pPr>
        <w:spacing w:line="360" w:lineRule="auto"/>
        <w:rPr>
          <w:rFonts w:hint="eastAsia" w:ascii="Times New Roman" w:hAnsi="Times New Roman" w:cs="Times New Roman"/>
          <w:color w:val="auto"/>
          <w:highlight w:val="none"/>
          <w:lang w:val="en-US" w:eastAsia="zh-CN"/>
        </w:rPr>
      </w:pPr>
    </w:p>
    <w:p w14:paraId="7FE59A06">
      <w:pPr>
        <w:spacing w:line="360" w:lineRule="auto"/>
        <w:rPr>
          <w:rFonts w:hint="eastAsia" w:ascii="Times New Roman" w:hAnsi="Times New Roman" w:cs="Times New Roman"/>
          <w:color w:val="auto"/>
          <w:highlight w:val="none"/>
          <w:lang w:val="en-US" w:eastAsia="zh-CN"/>
        </w:rPr>
      </w:pPr>
    </w:p>
    <w:p w14:paraId="04B1875B">
      <w:pPr>
        <w:spacing w:line="360" w:lineRule="auto"/>
        <w:rPr>
          <w:rFonts w:hint="eastAsia" w:ascii="Times New Roman" w:hAnsi="Times New Roman" w:cs="Times New Roman"/>
          <w:color w:val="auto"/>
          <w:highlight w:val="none"/>
          <w:lang w:val="en-US" w:eastAsia="zh-CN"/>
        </w:rPr>
      </w:pPr>
    </w:p>
    <w:p w14:paraId="7C4CA288">
      <w:pPr>
        <w:spacing w:line="360" w:lineRule="auto"/>
        <w:rPr>
          <w:rFonts w:hint="eastAsia" w:ascii="Times New Roman" w:hAnsi="Times New Roman" w:cs="Times New Roman"/>
          <w:color w:val="auto"/>
          <w:highlight w:val="none"/>
          <w:lang w:val="en-US" w:eastAsia="zh-CN"/>
        </w:rPr>
      </w:pPr>
    </w:p>
    <w:p w14:paraId="5234A63A">
      <w:pPr>
        <w:spacing w:line="360" w:lineRule="auto"/>
        <w:rPr>
          <w:rFonts w:hint="eastAsia" w:ascii="Times New Roman" w:hAnsi="Times New Roman" w:cs="Times New Roman"/>
          <w:color w:val="auto"/>
          <w:highlight w:val="none"/>
          <w:lang w:val="en-US" w:eastAsia="zh-CN"/>
        </w:rPr>
      </w:pPr>
    </w:p>
    <w:p w14:paraId="57B56BCE">
      <w:pPr>
        <w:bidi w:val="0"/>
        <w:spacing w:line="360" w:lineRule="auto"/>
        <w:ind w:left="0" w:leftChars="0" w:firstLine="0" w:firstLineChars="0"/>
        <w:jc w:val="center"/>
        <w:rPr>
          <w:rFonts w:hint="eastAsia" w:ascii="黑体" w:hAnsi="黑体" w:eastAsia="黑体" w:cs="黑体"/>
          <w:sz w:val="32"/>
          <w:szCs w:val="32"/>
          <w:lang w:val="en-US" w:eastAsia="zh-CN"/>
        </w:rPr>
      </w:pPr>
      <w:bookmarkStart w:id="20" w:name="_Toc30510"/>
      <w:bookmarkStart w:id="21" w:name="_Toc31026"/>
      <w:bookmarkStart w:id="22" w:name="_Toc29976"/>
      <w:bookmarkStart w:id="23" w:name="_Toc28965"/>
      <w:bookmarkStart w:id="24" w:name="_Toc3063"/>
      <w:bookmarkStart w:id="25" w:name="_Toc14832"/>
      <w:bookmarkStart w:id="26" w:name="_Toc26892"/>
      <w:bookmarkStart w:id="27" w:name="_Toc12205"/>
      <w:bookmarkStart w:id="28" w:name="_Toc23385"/>
      <w:bookmarkStart w:id="29" w:name="_Toc23833"/>
      <w:bookmarkStart w:id="30" w:name="_Toc16558"/>
      <w:bookmarkStart w:id="31" w:name="_Toc27475"/>
      <w:bookmarkStart w:id="32" w:name="_Toc2948"/>
      <w:bookmarkStart w:id="33" w:name="_Toc160"/>
      <w:bookmarkStart w:id="34" w:name="_Toc11803"/>
      <w:bookmarkStart w:id="35" w:name="_Toc23585"/>
      <w:r>
        <w:rPr>
          <w:rFonts w:hint="eastAsia" w:ascii="黑体" w:hAnsi="黑体" w:eastAsia="黑体" w:cs="黑体"/>
          <w:b/>
          <w:bCs/>
          <w:sz w:val="32"/>
          <w:szCs w:val="32"/>
          <w:lang w:val="en-US" w:eastAsia="zh-CN"/>
        </w:rPr>
        <w:t>目  录</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bookmarkEnd w:id="35"/>
    <w:p w14:paraId="4A53E99C">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TOC \o "1-3" \h \u </w:instrText>
      </w:r>
      <w:r>
        <w:rPr>
          <w:rFonts w:hint="eastAsia" w:ascii="宋体" w:hAnsi="宋体" w:eastAsia="宋体" w:cs="宋体"/>
          <w:lang w:eastAsia="zh-CN"/>
        </w:rPr>
        <w:fldChar w:fldCharType="separate"/>
      </w: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_Toc31439 </w:instrText>
      </w:r>
      <w:r>
        <w:rPr>
          <w:rFonts w:hint="eastAsia" w:ascii="宋体" w:hAnsi="宋体" w:eastAsia="宋体" w:cs="宋体"/>
          <w:lang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_Toc31439 \h </w:instrText>
      </w:r>
      <w:r>
        <w:fldChar w:fldCharType="separate"/>
      </w:r>
      <w:r>
        <w:t>3</w:t>
      </w:r>
      <w:r>
        <w:fldChar w:fldCharType="end"/>
      </w:r>
      <w:r>
        <w:rPr>
          <w:rFonts w:hint="eastAsia" w:ascii="宋体" w:hAnsi="宋体" w:eastAsia="宋体" w:cs="宋体"/>
          <w:lang w:eastAsia="zh-CN"/>
        </w:rPr>
        <w:fldChar w:fldCharType="end"/>
      </w:r>
    </w:p>
    <w:p w14:paraId="18D1124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_Toc2747 </w:instrText>
      </w:r>
      <w:r>
        <w:rPr>
          <w:rFonts w:hint="eastAsia" w:ascii="宋体" w:hAnsi="宋体" w:eastAsia="宋体" w:cs="宋体"/>
          <w:lang w:eastAsia="zh-CN"/>
        </w:rPr>
        <w:fldChar w:fldCharType="separate"/>
      </w:r>
      <w:r>
        <w:t>A</w:t>
      </w:r>
      <w:r>
        <w:rPr>
          <w:rFonts w:hint="eastAsia"/>
          <w:lang w:val="en-US" w:eastAsia="zh-CN"/>
        </w:rPr>
        <w:t>bstract</w:t>
      </w:r>
      <w:r>
        <w:tab/>
      </w:r>
      <w:r>
        <w:fldChar w:fldCharType="begin"/>
      </w:r>
      <w:r>
        <w:instrText xml:space="preserve"> PAGEREF _Toc2747 \h </w:instrText>
      </w:r>
      <w:r>
        <w:fldChar w:fldCharType="separate"/>
      </w:r>
      <w:r>
        <w:t>4</w:t>
      </w:r>
      <w:r>
        <w:fldChar w:fldCharType="end"/>
      </w:r>
      <w:r>
        <w:rPr>
          <w:rFonts w:hint="eastAsia" w:ascii="宋体" w:hAnsi="宋体" w:eastAsia="宋体" w:cs="宋体"/>
          <w:lang w:eastAsia="zh-CN"/>
        </w:rPr>
        <w:fldChar w:fldCharType="end"/>
      </w:r>
    </w:p>
    <w:p w14:paraId="037F6BAA">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_Toc21564 </w:instrText>
      </w:r>
      <w:r>
        <w:rPr>
          <w:rFonts w:hint="eastAsia" w:ascii="宋体" w:hAnsi="宋体" w:eastAsia="宋体" w:cs="宋体"/>
          <w:lang w:eastAsia="zh-CN"/>
        </w:rPr>
        <w:fldChar w:fldCharType="separate"/>
      </w:r>
      <w:r>
        <w:rPr>
          <w:rFonts w:hint="eastAsia"/>
          <w:lang w:val="en-US" w:eastAsia="zh-CN"/>
        </w:rPr>
        <w:t xml:space="preserve">第一章 </w:t>
      </w:r>
      <w:r>
        <w:rPr>
          <w:rFonts w:hint="eastAsia"/>
        </w:rPr>
        <w:t>绪</w:t>
      </w:r>
      <w:r>
        <w:rPr>
          <w:rFonts w:hint="eastAsia"/>
          <w:lang w:val="en-US" w:eastAsia="zh-CN"/>
        </w:rPr>
        <w:t xml:space="preserve"> </w:t>
      </w:r>
      <w:r>
        <w:rPr>
          <w:rFonts w:hint="eastAsia"/>
        </w:rPr>
        <w:t>论</w:t>
      </w:r>
      <w:r>
        <w:tab/>
      </w:r>
      <w:r>
        <w:fldChar w:fldCharType="begin"/>
      </w:r>
      <w:r>
        <w:instrText xml:space="preserve"> PAGEREF _Toc21564 \h </w:instrText>
      </w:r>
      <w:r>
        <w:fldChar w:fldCharType="separate"/>
      </w:r>
      <w:r>
        <w:t>8</w:t>
      </w:r>
      <w:r>
        <w:fldChar w:fldCharType="end"/>
      </w:r>
      <w:r>
        <w:rPr>
          <w:rFonts w:hint="eastAsia" w:ascii="宋体" w:hAnsi="宋体" w:eastAsia="宋体" w:cs="宋体"/>
          <w:lang w:eastAsia="zh-CN"/>
        </w:rPr>
        <w:fldChar w:fldCharType="end"/>
      </w:r>
    </w:p>
    <w:p w14:paraId="49919DFC">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_Toc23198 </w:instrText>
      </w:r>
      <w:r>
        <w:rPr>
          <w:rFonts w:hint="eastAsia" w:ascii="宋体" w:hAnsi="宋体" w:eastAsia="宋体" w:cs="宋体"/>
          <w:lang w:eastAsia="zh-CN"/>
        </w:rPr>
        <w:fldChar w:fldCharType="separate"/>
      </w:r>
      <w:r>
        <w:rPr>
          <w:rFonts w:hint="eastAsia"/>
          <w:lang w:val="en-US" w:eastAsia="zh-CN"/>
        </w:rPr>
        <w:t>第一节 研究背景与问题的提出</w:t>
      </w:r>
      <w:r>
        <w:tab/>
      </w:r>
      <w:r>
        <w:fldChar w:fldCharType="begin"/>
      </w:r>
      <w:r>
        <w:instrText xml:space="preserve"> PAGEREF _Toc23198 \h </w:instrText>
      </w:r>
      <w:r>
        <w:fldChar w:fldCharType="separate"/>
      </w:r>
      <w:r>
        <w:t>8</w:t>
      </w:r>
      <w:r>
        <w:fldChar w:fldCharType="end"/>
      </w:r>
      <w:r>
        <w:rPr>
          <w:rFonts w:hint="eastAsia" w:ascii="宋体" w:hAnsi="宋体" w:eastAsia="宋体" w:cs="宋体"/>
          <w:lang w:eastAsia="zh-CN"/>
        </w:rPr>
        <w:fldChar w:fldCharType="end"/>
      </w:r>
    </w:p>
    <w:p w14:paraId="3F1EFB3F">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_Toc29370 </w:instrText>
      </w:r>
      <w:r>
        <w:rPr>
          <w:rFonts w:hint="eastAsia" w:ascii="宋体" w:hAnsi="宋体" w:eastAsia="宋体" w:cs="宋体"/>
          <w:lang w:eastAsia="zh-CN"/>
        </w:rPr>
        <w:fldChar w:fldCharType="separate"/>
      </w:r>
      <w:r>
        <w:rPr>
          <w:rFonts w:hint="eastAsia"/>
          <w:lang w:val="en-US" w:eastAsia="zh-CN"/>
        </w:rPr>
        <w:t>一、研究背景</w:t>
      </w:r>
      <w:r>
        <w:tab/>
      </w:r>
      <w:r>
        <w:fldChar w:fldCharType="begin"/>
      </w:r>
      <w:r>
        <w:instrText xml:space="preserve"> PAGEREF _Toc29370 \h </w:instrText>
      </w:r>
      <w:r>
        <w:fldChar w:fldCharType="separate"/>
      </w:r>
      <w:r>
        <w:t>8</w:t>
      </w:r>
      <w:r>
        <w:fldChar w:fldCharType="end"/>
      </w:r>
      <w:r>
        <w:rPr>
          <w:rFonts w:hint="eastAsia" w:ascii="宋体" w:hAnsi="宋体" w:eastAsia="宋体" w:cs="宋体"/>
          <w:lang w:eastAsia="zh-CN"/>
        </w:rPr>
        <w:fldChar w:fldCharType="end"/>
      </w:r>
    </w:p>
    <w:p w14:paraId="09B8404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_Toc27853 </w:instrText>
      </w:r>
      <w:r>
        <w:rPr>
          <w:rFonts w:hint="eastAsia" w:ascii="宋体" w:hAnsi="宋体" w:eastAsia="宋体" w:cs="宋体"/>
          <w:lang w:eastAsia="zh-CN"/>
        </w:rPr>
        <w:fldChar w:fldCharType="separate"/>
      </w:r>
      <w:r>
        <w:rPr>
          <w:rFonts w:hint="eastAsia" w:ascii="Times New Roman" w:hAnsi="Times New Roman"/>
          <w:lang w:val="en-US" w:eastAsia="zh-CN"/>
        </w:rPr>
        <w:t>二</w:t>
      </w:r>
      <w:r>
        <w:rPr>
          <w:rFonts w:hint="eastAsia"/>
          <w:lang w:val="en-US" w:eastAsia="zh-CN"/>
        </w:rPr>
        <w:t>、《辅教编》与问题提出</w:t>
      </w:r>
      <w:r>
        <w:tab/>
      </w:r>
      <w:r>
        <w:fldChar w:fldCharType="begin"/>
      </w:r>
      <w:r>
        <w:instrText xml:space="preserve"> PAGEREF _Toc27853 \h </w:instrText>
      </w:r>
      <w:r>
        <w:fldChar w:fldCharType="separate"/>
      </w:r>
      <w:r>
        <w:t>10</w:t>
      </w:r>
      <w:r>
        <w:fldChar w:fldCharType="end"/>
      </w:r>
      <w:r>
        <w:rPr>
          <w:rFonts w:hint="eastAsia" w:ascii="宋体" w:hAnsi="宋体" w:eastAsia="宋体" w:cs="宋体"/>
          <w:lang w:eastAsia="zh-CN"/>
        </w:rPr>
        <w:fldChar w:fldCharType="end"/>
      </w:r>
    </w:p>
    <w:p w14:paraId="7103BBEF">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_Toc10962 </w:instrText>
      </w:r>
      <w:r>
        <w:rPr>
          <w:rFonts w:hint="eastAsia" w:ascii="宋体" w:hAnsi="宋体" w:eastAsia="宋体" w:cs="宋体"/>
          <w:lang w:eastAsia="zh-CN"/>
        </w:rPr>
        <w:fldChar w:fldCharType="separate"/>
      </w:r>
      <w:r>
        <w:rPr>
          <w:rFonts w:hint="eastAsia" w:ascii="Times New Roman" w:hAnsi="Times New Roman"/>
          <w:lang w:val="en-US" w:eastAsia="zh-CN"/>
        </w:rPr>
        <w:t xml:space="preserve">第二节 </w:t>
      </w:r>
      <w:r>
        <w:rPr>
          <w:rFonts w:hint="eastAsia"/>
        </w:rPr>
        <w:t>研究意义</w:t>
      </w:r>
      <w:r>
        <w:tab/>
      </w:r>
      <w:r>
        <w:fldChar w:fldCharType="begin"/>
      </w:r>
      <w:r>
        <w:instrText xml:space="preserve"> PAGEREF _Toc10962 \h </w:instrText>
      </w:r>
      <w:r>
        <w:fldChar w:fldCharType="separate"/>
      </w:r>
      <w:r>
        <w:t>11</w:t>
      </w:r>
      <w:r>
        <w:fldChar w:fldCharType="end"/>
      </w:r>
      <w:r>
        <w:rPr>
          <w:rFonts w:hint="eastAsia" w:ascii="宋体" w:hAnsi="宋体" w:eastAsia="宋体" w:cs="宋体"/>
          <w:lang w:eastAsia="zh-CN"/>
        </w:rPr>
        <w:fldChar w:fldCharType="end"/>
      </w:r>
    </w:p>
    <w:p w14:paraId="478329E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_Toc20921 </w:instrText>
      </w:r>
      <w:r>
        <w:rPr>
          <w:rFonts w:hint="eastAsia" w:ascii="宋体" w:hAnsi="宋体" w:eastAsia="宋体" w:cs="宋体"/>
          <w:lang w:eastAsia="zh-CN"/>
        </w:rPr>
        <w:fldChar w:fldCharType="separate"/>
      </w:r>
      <w:r>
        <w:rPr>
          <w:rFonts w:hint="eastAsia" w:ascii="Times New Roman" w:hAnsi="Times New Roman"/>
          <w:lang w:val="en-US" w:eastAsia="zh-CN"/>
        </w:rPr>
        <w:t>二、</w:t>
      </w:r>
      <w:r>
        <w:rPr>
          <w:rFonts w:hint="eastAsia"/>
          <w:lang w:val="en-US" w:eastAsia="zh-CN"/>
        </w:rPr>
        <w:t>现实意义</w:t>
      </w:r>
      <w:r>
        <w:tab/>
      </w:r>
      <w:r>
        <w:fldChar w:fldCharType="begin"/>
      </w:r>
      <w:r>
        <w:instrText xml:space="preserve"> PAGEREF _Toc20921 \h </w:instrText>
      </w:r>
      <w:r>
        <w:fldChar w:fldCharType="separate"/>
      </w:r>
      <w:r>
        <w:t>12</w:t>
      </w:r>
      <w:r>
        <w:fldChar w:fldCharType="end"/>
      </w:r>
      <w:r>
        <w:rPr>
          <w:rFonts w:hint="eastAsia" w:ascii="宋体" w:hAnsi="宋体" w:eastAsia="宋体" w:cs="宋体"/>
          <w:lang w:eastAsia="zh-CN"/>
        </w:rPr>
        <w:fldChar w:fldCharType="end"/>
      </w:r>
    </w:p>
    <w:p w14:paraId="7120E6AC">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_Toc18704 </w:instrText>
      </w:r>
      <w:r>
        <w:rPr>
          <w:rFonts w:hint="eastAsia" w:ascii="宋体" w:hAnsi="宋体" w:eastAsia="宋体" w:cs="宋体"/>
          <w:lang w:eastAsia="zh-CN"/>
        </w:rPr>
        <w:fldChar w:fldCharType="separate"/>
      </w:r>
      <w:r>
        <w:rPr>
          <w:rFonts w:hint="eastAsia"/>
          <w:lang w:val="en-US" w:eastAsia="zh-CN"/>
        </w:rPr>
        <w:t>一</w:t>
      </w:r>
      <w:r>
        <w:rPr>
          <w:rFonts w:hint="eastAsia" w:ascii="Times New Roman" w:hAnsi="Times New Roman"/>
          <w:lang w:val="en-US" w:eastAsia="zh-CN"/>
        </w:rPr>
        <w:t>、</w:t>
      </w:r>
      <w:r>
        <w:rPr>
          <w:rFonts w:hint="eastAsia"/>
          <w:lang w:val="en-US" w:eastAsia="zh-CN"/>
        </w:rPr>
        <w:t>理论意义</w:t>
      </w:r>
      <w:r>
        <w:tab/>
      </w:r>
      <w:r>
        <w:fldChar w:fldCharType="begin"/>
      </w:r>
      <w:r>
        <w:instrText xml:space="preserve"> PAGEREF _Toc18704 \h </w:instrText>
      </w:r>
      <w:r>
        <w:fldChar w:fldCharType="separate"/>
      </w:r>
      <w:r>
        <w:t>12</w:t>
      </w:r>
      <w:r>
        <w:fldChar w:fldCharType="end"/>
      </w:r>
      <w:r>
        <w:rPr>
          <w:rFonts w:hint="eastAsia" w:ascii="宋体" w:hAnsi="宋体" w:eastAsia="宋体" w:cs="宋体"/>
          <w:lang w:eastAsia="zh-CN"/>
        </w:rPr>
        <w:fldChar w:fldCharType="end"/>
      </w:r>
    </w:p>
    <w:p w14:paraId="68CBEEBA">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_Toc12825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三</w:t>
      </w:r>
      <w:r>
        <w:rPr>
          <w:rFonts w:hint="eastAsia" w:ascii="Times New Roman" w:hAnsi="Times New Roman"/>
          <w:lang w:val="en-US" w:eastAsia="zh-CN"/>
        </w:rPr>
        <w:t xml:space="preserve">节 </w:t>
      </w:r>
      <w:r>
        <w:rPr>
          <w:rFonts w:hint="eastAsia"/>
        </w:rPr>
        <w:t>国内外研究现状</w:t>
      </w:r>
      <w:r>
        <w:tab/>
      </w:r>
      <w:r>
        <w:fldChar w:fldCharType="begin"/>
      </w:r>
      <w:r>
        <w:instrText xml:space="preserve"> PAGEREF _Toc12825 \h </w:instrText>
      </w:r>
      <w:r>
        <w:fldChar w:fldCharType="separate"/>
      </w:r>
      <w:r>
        <w:t>13</w:t>
      </w:r>
      <w:r>
        <w:fldChar w:fldCharType="end"/>
      </w:r>
      <w:r>
        <w:rPr>
          <w:rFonts w:hint="eastAsia" w:ascii="宋体" w:hAnsi="宋体" w:eastAsia="宋体" w:cs="宋体"/>
          <w:lang w:eastAsia="zh-CN"/>
        </w:rPr>
        <w:fldChar w:fldCharType="end"/>
      </w:r>
    </w:p>
    <w:p w14:paraId="50252A03">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_Toc4162 </w:instrText>
      </w:r>
      <w:r>
        <w:rPr>
          <w:rFonts w:hint="eastAsia" w:ascii="宋体" w:hAnsi="宋体" w:eastAsia="宋体" w:cs="宋体"/>
          <w:lang w:eastAsia="zh-CN"/>
        </w:rPr>
        <w:fldChar w:fldCharType="separate"/>
      </w:r>
      <w:r>
        <w:rPr>
          <w:rFonts w:hint="eastAsia"/>
          <w:lang w:val="en-US" w:eastAsia="zh-CN"/>
        </w:rPr>
        <w:t>一</w:t>
      </w:r>
      <w:r>
        <w:rPr>
          <w:rFonts w:hint="eastAsia" w:ascii="Times New Roman" w:hAnsi="Times New Roman"/>
          <w:lang w:val="en-US" w:eastAsia="zh-CN"/>
        </w:rPr>
        <w:t>、国内研究现状</w:t>
      </w:r>
      <w:r>
        <w:tab/>
      </w:r>
      <w:r>
        <w:fldChar w:fldCharType="begin"/>
      </w:r>
      <w:r>
        <w:instrText xml:space="preserve"> PAGEREF _Toc4162 \h </w:instrText>
      </w:r>
      <w:r>
        <w:fldChar w:fldCharType="separate"/>
      </w:r>
      <w:r>
        <w:t>13</w:t>
      </w:r>
      <w:r>
        <w:fldChar w:fldCharType="end"/>
      </w:r>
      <w:r>
        <w:rPr>
          <w:rFonts w:hint="eastAsia" w:ascii="宋体" w:hAnsi="宋体" w:eastAsia="宋体" w:cs="宋体"/>
          <w:lang w:eastAsia="zh-CN"/>
        </w:rPr>
        <w:fldChar w:fldCharType="end"/>
      </w:r>
    </w:p>
    <w:p w14:paraId="535E4521">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_Toc22188 </w:instrText>
      </w:r>
      <w:r>
        <w:rPr>
          <w:rFonts w:hint="eastAsia" w:ascii="宋体" w:hAnsi="宋体" w:eastAsia="宋体" w:cs="宋体"/>
          <w:lang w:eastAsia="zh-CN"/>
        </w:rPr>
        <w:fldChar w:fldCharType="separate"/>
      </w:r>
      <w:r>
        <w:rPr>
          <w:rFonts w:hint="eastAsia"/>
          <w:lang w:val="en-US" w:eastAsia="zh-CN"/>
        </w:rPr>
        <w:t>二</w:t>
      </w:r>
      <w:r>
        <w:rPr>
          <w:rFonts w:hint="eastAsia" w:ascii="Times New Roman" w:hAnsi="Times New Roman"/>
          <w:lang w:val="en-US" w:eastAsia="zh-CN"/>
        </w:rPr>
        <w:t>、国</w:t>
      </w:r>
      <w:r>
        <w:rPr>
          <w:rFonts w:hint="eastAsia"/>
          <w:lang w:val="en-US" w:eastAsia="zh-CN"/>
        </w:rPr>
        <w:t>外</w:t>
      </w:r>
      <w:r>
        <w:rPr>
          <w:rFonts w:hint="eastAsia" w:ascii="Times New Roman" w:hAnsi="Times New Roman"/>
          <w:lang w:val="en-US" w:eastAsia="zh-CN"/>
        </w:rPr>
        <w:t>研究现状</w:t>
      </w:r>
      <w:r>
        <w:tab/>
      </w:r>
      <w:r>
        <w:fldChar w:fldCharType="begin"/>
      </w:r>
      <w:r>
        <w:instrText xml:space="preserve"> PAGEREF _Toc22188 \h </w:instrText>
      </w:r>
      <w:r>
        <w:fldChar w:fldCharType="separate"/>
      </w:r>
      <w:r>
        <w:t>16</w:t>
      </w:r>
      <w:r>
        <w:fldChar w:fldCharType="end"/>
      </w:r>
      <w:r>
        <w:rPr>
          <w:rFonts w:hint="eastAsia" w:ascii="宋体" w:hAnsi="宋体" w:eastAsia="宋体" w:cs="宋体"/>
          <w:lang w:eastAsia="zh-CN"/>
        </w:rPr>
        <w:fldChar w:fldCharType="end"/>
      </w:r>
    </w:p>
    <w:p w14:paraId="7E2BBA17">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_Toc6828 </w:instrText>
      </w:r>
      <w:r>
        <w:rPr>
          <w:rFonts w:hint="eastAsia" w:ascii="宋体" w:hAnsi="宋体" w:eastAsia="宋体" w:cs="宋体"/>
          <w:lang w:eastAsia="zh-CN"/>
        </w:rPr>
        <w:fldChar w:fldCharType="separate"/>
      </w:r>
      <w:r>
        <w:rPr>
          <w:rFonts w:hint="eastAsia"/>
          <w:lang w:val="en-US" w:eastAsia="zh-CN"/>
        </w:rPr>
        <w:t>三</w:t>
      </w:r>
      <w:r>
        <w:rPr>
          <w:rFonts w:hint="eastAsia" w:ascii="Times New Roman" w:hAnsi="Times New Roman"/>
          <w:lang w:val="en-US" w:eastAsia="zh-CN"/>
        </w:rPr>
        <w:t>、文献评述</w:t>
      </w:r>
      <w:r>
        <w:tab/>
      </w:r>
      <w:r>
        <w:fldChar w:fldCharType="begin"/>
      </w:r>
      <w:r>
        <w:instrText xml:space="preserve"> PAGEREF _Toc6828 \h </w:instrText>
      </w:r>
      <w:r>
        <w:fldChar w:fldCharType="separate"/>
      </w:r>
      <w:r>
        <w:t>16</w:t>
      </w:r>
      <w:r>
        <w:fldChar w:fldCharType="end"/>
      </w:r>
      <w:r>
        <w:rPr>
          <w:rFonts w:hint="eastAsia" w:ascii="宋体" w:hAnsi="宋体" w:eastAsia="宋体" w:cs="宋体"/>
          <w:lang w:eastAsia="zh-CN"/>
        </w:rPr>
        <w:fldChar w:fldCharType="end"/>
      </w:r>
    </w:p>
    <w:p w14:paraId="6F2A13F7">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_Toc6944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四</w:t>
      </w:r>
      <w:r>
        <w:rPr>
          <w:rFonts w:hint="eastAsia" w:ascii="Times New Roman" w:hAnsi="Times New Roman"/>
          <w:lang w:val="en-US" w:eastAsia="zh-CN"/>
        </w:rPr>
        <w:t xml:space="preserve">节 </w:t>
      </w:r>
      <w:r>
        <w:rPr>
          <w:rFonts w:hint="eastAsia"/>
        </w:rPr>
        <w:t>研究方法与创新点</w:t>
      </w:r>
      <w:r>
        <w:tab/>
      </w:r>
      <w:r>
        <w:fldChar w:fldCharType="begin"/>
      </w:r>
      <w:r>
        <w:instrText xml:space="preserve"> PAGEREF _Toc6944 \h </w:instrText>
      </w:r>
      <w:r>
        <w:fldChar w:fldCharType="separate"/>
      </w:r>
      <w:r>
        <w:t>17</w:t>
      </w:r>
      <w:r>
        <w:fldChar w:fldCharType="end"/>
      </w:r>
      <w:r>
        <w:rPr>
          <w:rFonts w:hint="eastAsia" w:ascii="宋体" w:hAnsi="宋体" w:eastAsia="宋体" w:cs="宋体"/>
          <w:lang w:eastAsia="zh-CN"/>
        </w:rPr>
        <w:fldChar w:fldCharType="end"/>
      </w:r>
    </w:p>
    <w:p w14:paraId="6F1CE96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_Toc15834 </w:instrText>
      </w:r>
      <w:r>
        <w:rPr>
          <w:rFonts w:hint="eastAsia" w:ascii="宋体" w:hAnsi="宋体" w:eastAsia="宋体" w:cs="宋体"/>
          <w:lang w:eastAsia="zh-CN"/>
        </w:rPr>
        <w:fldChar w:fldCharType="separate"/>
      </w:r>
      <w:r>
        <w:rPr>
          <w:rFonts w:hint="default"/>
          <w:lang w:val="en-US" w:eastAsia="zh-CN"/>
        </w:rPr>
        <w:t>一、研究方法</w:t>
      </w:r>
      <w:r>
        <w:tab/>
      </w:r>
      <w:r>
        <w:fldChar w:fldCharType="begin"/>
      </w:r>
      <w:r>
        <w:instrText xml:space="preserve"> PAGEREF _Toc15834 \h </w:instrText>
      </w:r>
      <w:r>
        <w:fldChar w:fldCharType="separate"/>
      </w:r>
      <w:r>
        <w:t>17</w:t>
      </w:r>
      <w:r>
        <w:fldChar w:fldCharType="end"/>
      </w:r>
      <w:r>
        <w:rPr>
          <w:rFonts w:hint="eastAsia" w:ascii="宋体" w:hAnsi="宋体" w:eastAsia="宋体" w:cs="宋体"/>
          <w:lang w:eastAsia="zh-CN"/>
        </w:rPr>
        <w:fldChar w:fldCharType="end"/>
      </w:r>
    </w:p>
    <w:p w14:paraId="0CA9F772">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_Toc3357 </w:instrText>
      </w:r>
      <w:r>
        <w:rPr>
          <w:rFonts w:hint="eastAsia" w:ascii="宋体" w:hAnsi="宋体" w:eastAsia="宋体" w:cs="宋体"/>
          <w:lang w:eastAsia="zh-CN"/>
        </w:rPr>
        <w:fldChar w:fldCharType="separate"/>
      </w:r>
      <w:r>
        <w:rPr>
          <w:rFonts w:hint="default"/>
          <w:lang w:val="en-US" w:eastAsia="zh-CN"/>
        </w:rPr>
        <w:t>二、创新点</w:t>
      </w:r>
      <w:r>
        <w:tab/>
      </w:r>
      <w:r>
        <w:fldChar w:fldCharType="begin"/>
      </w:r>
      <w:r>
        <w:instrText xml:space="preserve"> PAGEREF _Toc3357 \h </w:instrText>
      </w:r>
      <w:r>
        <w:fldChar w:fldCharType="separate"/>
      </w:r>
      <w:r>
        <w:t>18</w:t>
      </w:r>
      <w:r>
        <w:fldChar w:fldCharType="end"/>
      </w:r>
      <w:r>
        <w:rPr>
          <w:rFonts w:hint="eastAsia" w:ascii="宋体" w:hAnsi="宋体" w:eastAsia="宋体" w:cs="宋体"/>
          <w:lang w:eastAsia="zh-CN"/>
        </w:rPr>
        <w:fldChar w:fldCharType="end"/>
      </w:r>
    </w:p>
    <w:p w14:paraId="3550385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_Toc19954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二</w:t>
      </w:r>
      <w:r>
        <w:rPr>
          <w:rFonts w:hint="eastAsia" w:ascii="Times New Roman" w:hAnsi="Times New Roman"/>
          <w:lang w:val="en-US" w:eastAsia="zh-CN"/>
        </w:rPr>
        <w:t xml:space="preserve">章 </w:t>
      </w:r>
      <w:r>
        <w:rPr>
          <w:rFonts w:hint="eastAsia"/>
        </w:rPr>
        <w:t>佛日契嵩心性论的哲学架构</w:t>
      </w:r>
      <w:r>
        <w:tab/>
      </w:r>
      <w:r>
        <w:fldChar w:fldCharType="begin"/>
      </w:r>
      <w:r>
        <w:instrText xml:space="preserve"> PAGEREF _Toc19954 \h </w:instrText>
      </w:r>
      <w:r>
        <w:fldChar w:fldCharType="separate"/>
      </w:r>
      <w:r>
        <w:t>18</w:t>
      </w:r>
      <w:r>
        <w:fldChar w:fldCharType="end"/>
      </w:r>
      <w:r>
        <w:rPr>
          <w:rFonts w:hint="eastAsia" w:ascii="宋体" w:hAnsi="宋体" w:eastAsia="宋体" w:cs="宋体"/>
          <w:lang w:eastAsia="zh-CN"/>
        </w:rPr>
        <w:fldChar w:fldCharType="end"/>
      </w:r>
    </w:p>
    <w:p w14:paraId="0A92B8F2">
      <w:pPr>
        <w:pStyle w:val="20"/>
        <w:tabs>
          <w:tab w:val="right" w:leader="dot" w:pos="8306"/>
        </w:tabs>
      </w:pPr>
      <w:r>
        <w:rPr>
          <w:rFonts w:hint="eastAsia" w:ascii="宋体" w:hAnsi="宋体" w:eastAsia="宋体" w:cs="宋体"/>
          <w:lang w:eastAsia="zh-CN"/>
        </w:rPr>
        <w:t>第一节 “心必至，至必变”：心的能动性与实践逻辑</w:t>
        <w:tab/>
        <w:t>19</w:t>
      </w:r>
      <w:r>
        <w:rPr>
          <w:rFonts w:hint="eastAsia" w:ascii="宋体" w:hAnsi="宋体" w:eastAsia="宋体" w:cs="宋体"/>
          <w:lang w:eastAsia="zh-CN"/>
        </w:rPr>
      </w:r>
      <w:r>
        <w:rPr>
          <w:rFonts w:hint="eastAsia" w:ascii="宋体" w:hAnsi="宋体" w:eastAsia="宋体" w:cs="宋体"/>
          <w:lang w:eastAsia="zh-CN"/>
        </w:rPr>
      </w:r>
      <w:r>
        <w:rPr>
          <w:rFonts w:hint="eastAsia" w:ascii="Times New Roman" w:hAnsi="Times New Roman"/>
          <w:lang w:val="en-US" w:eastAsia="zh-CN"/>
        </w:rPr>
      </w:r>
      <w:r/>
      <w:r/>
      <w:r/>
      <w:r/>
      <w:r/>
      <w:r/>
      <w:r>
        <w:rPr>
          <w:rFonts w:hint="eastAsia" w:ascii="宋体" w:hAnsi="宋体" w:eastAsia="宋体" w:cs="宋体"/>
          <w:lang w:eastAsia="zh-CN"/>
        </w:rPr>
      </w:r>
    </w:p>
    <w:p w14:paraId="5D4872B6">
      <w:pPr>
        <w:pStyle w:val="20"/>
        <w:tabs>
          <w:tab w:val="right" w:leader="dot" w:pos="8306"/>
        </w:tabs>
      </w:pPr>
      <w:r>
        <w:rPr>
          <w:rFonts w:hint="eastAsia" w:ascii="宋体" w:hAnsi="宋体" w:eastAsia="宋体" w:cs="宋体"/>
          <w:lang w:eastAsia="zh-CN"/>
        </w:rPr>
        <w:t>第二节 “性也者，无之至也”：性的本体论地位与超越性</w:t>
        <w:tab/>
        <w:t>23</w:t>
      </w:r>
      <w:r>
        <w:rPr>
          <w:rFonts w:hint="eastAsia" w:ascii="宋体" w:hAnsi="宋体" w:eastAsia="宋体" w:cs="宋体"/>
          <w:lang w:eastAsia="zh-CN"/>
        </w:rPr>
      </w:r>
      <w:r>
        <w:rPr>
          <w:rFonts w:hint="eastAsia" w:ascii="宋体" w:hAnsi="宋体" w:eastAsia="宋体" w:cs="宋体"/>
          <w:lang w:eastAsia="zh-CN"/>
        </w:rPr>
      </w:r>
      <w:r>
        <w:rPr>
          <w:rFonts w:hint="eastAsia" w:ascii="Times New Roman" w:hAnsi="Times New Roman"/>
          <w:lang w:val="en-US" w:eastAsia="zh-CN"/>
        </w:rPr>
      </w:r>
      <w:r/>
      <w:r/>
      <w:r/>
      <w:r/>
      <w:r/>
      <w:r/>
      <w:r>
        <w:rPr>
          <w:rFonts w:hint="eastAsia" w:ascii="宋体" w:hAnsi="宋体" w:eastAsia="宋体" w:cs="宋体"/>
          <w:lang w:eastAsia="zh-CN"/>
        </w:rPr>
      </w:r>
    </w:p>
    <w:p w14:paraId="358783C9">
      <w:pPr>
        <w:pStyle w:val="20"/>
        <w:tabs>
          <w:tab w:val="right" w:leader="dot" w:pos="8306"/>
        </w:tabs>
      </w:pPr>
      <w:r>
        <w:rPr>
          <w:rFonts w:hint="eastAsia" w:ascii="宋体" w:hAnsi="宋体" w:eastAsia="宋体" w:cs="宋体"/>
          <w:lang w:eastAsia="zh-CN"/>
        </w:rPr>
        <w:t>第三节 “情也者，有之初也”：情的发生学与道德困境</w:t>
        <w:tab/>
        <w:t>27</w:t>
      </w:r>
      <w:r>
        <w:rPr>
          <w:rFonts w:hint="eastAsia" w:ascii="宋体" w:hAnsi="宋体" w:eastAsia="宋体" w:cs="宋体"/>
          <w:lang w:eastAsia="zh-CN"/>
        </w:rPr>
      </w:r>
      <w:r>
        <w:rPr>
          <w:rFonts w:hint="eastAsia" w:ascii="宋体" w:hAnsi="宋体" w:eastAsia="宋体" w:cs="宋体"/>
          <w:lang w:eastAsia="zh-CN"/>
        </w:rPr>
      </w:r>
      <w:r>
        <w:rPr>
          <w:rFonts w:hint="eastAsia"/>
          <w:lang w:val="en-US" w:eastAsia="zh-CN"/>
        </w:rPr>
      </w:r>
      <w:r/>
      <w:r/>
      <w:r/>
      <w:r/>
      <w:r/>
      <w:r/>
      <w:r>
        <w:rPr>
          <w:rFonts w:hint="eastAsia" w:ascii="宋体" w:hAnsi="宋体" w:eastAsia="宋体" w:cs="宋体"/>
          <w:lang w:eastAsia="zh-CN"/>
        </w:rPr>
      </w:r>
    </w:p>
    <w:p w14:paraId="06B504E9">
      <w:pPr>
        <w:pStyle w:val="16"/>
        <w:tabs>
          <w:tab w:val="right" w:leader="dot" w:pos="8306"/>
        </w:tabs>
      </w:pPr>
      <w:r>
        <w:rPr>
          <w:rFonts w:hint="eastAsia" w:ascii="宋体" w:hAnsi="宋体" w:eastAsia="宋体" w:cs="宋体"/>
          <w:lang w:eastAsia="zh-CN"/>
        </w:rPr>
        <w:t>第三章 “正人心”与诚信规约的同构关系</w:t>
        <w:tab/>
        <w:t>30</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0F305E05">
      <w:pPr>
        <w:pStyle w:val="20"/>
        <w:tabs>
          <w:tab w:val="right" w:leader="dot" w:pos="8306"/>
        </w:tabs>
      </w:pPr>
      <w:r>
        <w:rPr>
          <w:rFonts w:hint="eastAsia" w:ascii="宋体" w:hAnsi="宋体" w:eastAsia="宋体" w:cs="宋体"/>
          <w:lang w:eastAsia="zh-CN"/>
        </w:rPr>
        <w:t>第一节 “诚”作为心性本体的如实呈现</w:t>
        <w:tab/>
        <w:t>30</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0C5B5697">
      <w:pPr>
        <w:pStyle w:val="20"/>
        <w:tabs>
          <w:tab w:val="right" w:leader="dot" w:pos="8306"/>
        </w:tabs>
      </w:pPr>
      <w:r>
        <w:rPr>
          <w:rFonts w:hint="eastAsia" w:ascii="宋体" w:hAnsi="宋体" w:eastAsia="宋体" w:cs="宋体"/>
          <w:lang w:eastAsia="zh-CN"/>
        </w:rPr>
        <w:t>第二节 “五戒”与“五常”的规约性同构</w:t>
        <w:tab/>
        <w:t>32</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58C33510">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_Toc848 </w:instrText>
      </w:r>
      <w:r>
        <w:rPr>
          <w:rFonts w:hint="eastAsia" w:ascii="宋体" w:hAnsi="宋体" w:eastAsia="宋体" w:cs="宋体"/>
          <w:lang w:eastAsia="zh-CN"/>
        </w:rPr>
        <w:fldChar w:fldCharType="separate"/>
      </w:r>
      <w:r>
        <w:rPr>
          <w:rFonts w:hint="eastAsia"/>
        </w:rPr>
        <w:t>一、不杀生与仁</w:t>
      </w:r>
      <w:r>
        <w:tab/>
      </w:r>
      <w:r>
        <w:fldChar w:fldCharType="begin"/>
      </w:r>
      <w:r>
        <w:instrText xml:space="preserve"> PAGEREF _Toc848 \h </w:instrText>
      </w:r>
      <w:r>
        <w:fldChar w:fldCharType="separate"/>
      </w:r>
      <w:r>
        <w:t>32</w:t>
      </w:r>
      <w:r>
        <w:fldChar w:fldCharType="end"/>
      </w:r>
      <w:r>
        <w:rPr>
          <w:rFonts w:hint="eastAsia" w:ascii="宋体" w:hAnsi="宋体" w:eastAsia="宋体" w:cs="宋体"/>
          <w:lang w:eastAsia="zh-CN"/>
        </w:rPr>
        <w:fldChar w:fldCharType="end"/>
      </w:r>
    </w:p>
    <w:p w14:paraId="22B5FA0E">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_Toc23988 </w:instrText>
      </w:r>
      <w:r>
        <w:rPr>
          <w:rFonts w:hint="eastAsia" w:ascii="宋体" w:hAnsi="宋体" w:eastAsia="宋体" w:cs="宋体"/>
          <w:lang w:eastAsia="zh-CN"/>
        </w:rPr>
        <w:fldChar w:fldCharType="separate"/>
      </w:r>
      <w:r>
        <w:rPr>
          <w:rFonts w:hint="eastAsia"/>
        </w:rPr>
        <w:t>二、不偷盗与义</w:t>
      </w:r>
      <w:r>
        <w:tab/>
      </w:r>
      <w:r>
        <w:fldChar w:fldCharType="begin"/>
      </w:r>
      <w:r>
        <w:instrText xml:space="preserve"> PAGEREF _Toc23988 \h </w:instrText>
      </w:r>
      <w:r>
        <w:fldChar w:fldCharType="separate"/>
      </w:r>
      <w:r>
        <w:t>33</w:t>
      </w:r>
      <w:r>
        <w:fldChar w:fldCharType="end"/>
      </w:r>
      <w:r>
        <w:rPr>
          <w:rFonts w:hint="eastAsia" w:ascii="宋体" w:hAnsi="宋体" w:eastAsia="宋体" w:cs="宋体"/>
          <w:lang w:eastAsia="zh-CN"/>
        </w:rPr>
        <w:fldChar w:fldCharType="end"/>
      </w:r>
    </w:p>
    <w:p w14:paraId="2E8E8D81">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_Toc16220 </w:instrText>
      </w:r>
      <w:r>
        <w:rPr>
          <w:rFonts w:hint="eastAsia" w:ascii="宋体" w:hAnsi="宋体" w:eastAsia="宋体" w:cs="宋体"/>
          <w:lang w:eastAsia="zh-CN"/>
        </w:rPr>
        <w:fldChar w:fldCharType="separate"/>
      </w:r>
      <w:r>
        <w:rPr>
          <w:rFonts w:hint="eastAsia"/>
        </w:rPr>
        <w:t>三、不邪淫与礼</w:t>
      </w:r>
      <w:r>
        <w:tab/>
      </w:r>
      <w:r>
        <w:fldChar w:fldCharType="begin"/>
      </w:r>
      <w:r>
        <w:instrText xml:space="preserve"> PAGEREF _Toc16220 \h </w:instrText>
      </w:r>
      <w:r>
        <w:fldChar w:fldCharType="separate"/>
      </w:r>
      <w:r>
        <w:t>34</w:t>
      </w:r>
      <w:r>
        <w:fldChar w:fldCharType="end"/>
      </w:r>
      <w:r>
        <w:rPr>
          <w:rFonts w:hint="eastAsia" w:ascii="宋体" w:hAnsi="宋体" w:eastAsia="宋体" w:cs="宋体"/>
          <w:lang w:eastAsia="zh-CN"/>
        </w:rPr>
        <w:fldChar w:fldCharType="end"/>
      </w:r>
    </w:p>
    <w:p w14:paraId="45C7399A">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_Toc28828 </w:instrText>
      </w:r>
      <w:r>
        <w:rPr>
          <w:rFonts w:hint="eastAsia" w:ascii="宋体" w:hAnsi="宋体" w:eastAsia="宋体" w:cs="宋体"/>
          <w:lang w:eastAsia="zh-CN"/>
        </w:rPr>
        <w:fldChar w:fldCharType="separate"/>
      </w:r>
      <w:r>
        <w:rPr>
          <w:rFonts w:hint="eastAsia"/>
        </w:rPr>
        <w:t>四、不饮酒与智</w:t>
      </w:r>
      <w:r>
        <w:tab/>
      </w:r>
      <w:r>
        <w:fldChar w:fldCharType="begin"/>
      </w:r>
      <w:r>
        <w:instrText xml:space="preserve"> PAGEREF _Toc28828 \h </w:instrText>
      </w:r>
      <w:r>
        <w:fldChar w:fldCharType="separate"/>
      </w:r>
      <w:r>
        <w:t>34</w:t>
      </w:r>
      <w:r>
        <w:fldChar w:fldCharType="end"/>
      </w:r>
      <w:r>
        <w:rPr>
          <w:rFonts w:hint="eastAsia" w:ascii="宋体" w:hAnsi="宋体" w:eastAsia="宋体" w:cs="宋体"/>
          <w:lang w:eastAsia="zh-CN"/>
        </w:rPr>
        <w:fldChar w:fldCharType="end"/>
      </w:r>
    </w:p>
    <w:p w14:paraId="6203A04B">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_Toc8227 </w:instrText>
      </w:r>
      <w:r>
        <w:rPr>
          <w:rFonts w:hint="eastAsia" w:ascii="宋体" w:hAnsi="宋体" w:eastAsia="宋体" w:cs="宋体"/>
          <w:lang w:eastAsia="zh-CN"/>
        </w:rPr>
        <w:fldChar w:fldCharType="separate"/>
      </w:r>
      <w:r>
        <w:rPr>
          <w:rFonts w:hint="eastAsia"/>
        </w:rPr>
        <w:t>五、不妄语与信</w:t>
      </w:r>
      <w:r>
        <w:tab/>
      </w:r>
      <w:r>
        <w:fldChar w:fldCharType="begin"/>
      </w:r>
      <w:r>
        <w:instrText xml:space="preserve"> PAGEREF _Toc8227 \h </w:instrText>
      </w:r>
      <w:r>
        <w:fldChar w:fldCharType="separate"/>
      </w:r>
      <w:r>
        <w:t>35</w:t>
      </w:r>
      <w:r>
        <w:fldChar w:fldCharType="end"/>
      </w:r>
      <w:r>
        <w:rPr>
          <w:rFonts w:hint="eastAsia" w:ascii="宋体" w:hAnsi="宋体" w:eastAsia="宋体" w:cs="宋体"/>
          <w:lang w:eastAsia="zh-CN"/>
        </w:rPr>
        <w:fldChar w:fldCharType="end"/>
      </w:r>
    </w:p>
    <w:p w14:paraId="75C76D7E">
      <w:pPr>
        <w:pStyle w:val="11"/>
        <w:tabs>
          <w:tab w:val="right" w:leader="dot" w:pos="8306"/>
        </w:tabs>
      </w:pPr>
      <w:r>
        <w:rPr>
          <w:rFonts w:hint="eastAsia" w:ascii="宋体" w:hAnsi="宋体" w:eastAsia="宋体" w:cs="宋体"/>
          <w:lang w:eastAsia="zh-CN"/>
        </w:rPr>
        <w:t>六、同构的理论意义：从“迹异”到“存本”</w:t>
        <w:tab/>
        <w:t>35</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val="en-US" w:eastAsia="zh-CN"/>
        </w:rPr>
      </w:r>
      <w:r>
        <w:rPr>
          <w:rFonts w:hint="eastAsia"/>
        </w:rPr>
      </w:r>
      <w:r/>
      <w:r/>
      <w:r/>
      <w:r/>
      <w:r/>
      <w:r/>
      <w:r>
        <w:rPr>
          <w:rFonts w:hint="eastAsia" w:ascii="宋体" w:hAnsi="宋体" w:eastAsia="宋体" w:cs="宋体"/>
          <w:lang w:eastAsia="zh-CN"/>
        </w:rPr>
      </w:r>
    </w:p>
    <w:p w14:paraId="06AE6D46">
      <w:pPr>
        <w:pStyle w:val="20"/>
        <w:tabs>
          <w:tab w:val="right" w:leader="dot" w:pos="8306"/>
        </w:tabs>
      </w:pPr>
      <w:r>
        <w:rPr>
          <w:rFonts w:hint="eastAsia" w:ascii="宋体" w:hAnsi="宋体" w:eastAsia="宋体" w:cs="宋体"/>
          <w:lang w:eastAsia="zh-CN"/>
        </w:rPr>
        <w:t>第三节 “孝”作为诚信实践的统摄原则</w:t>
        <w:tab/>
        <w:t>37</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3040540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_Toc28339 </w:instrText>
      </w:r>
      <w:r>
        <w:rPr>
          <w:rFonts w:hint="eastAsia" w:ascii="宋体" w:hAnsi="宋体" w:eastAsia="宋体" w:cs="宋体"/>
          <w:lang w:eastAsia="zh-CN"/>
        </w:rPr>
        <w:fldChar w:fldCharType="separate"/>
      </w:r>
      <w:r>
        <w:rPr>
          <w:rFonts w:hint="eastAsia"/>
        </w:rPr>
        <w:t>第四章 佛日契嵩诚信思想与社会主义核心价值观的会通</w:t>
      </w:r>
      <w:r>
        <w:tab/>
      </w:r>
      <w:r>
        <w:fldChar w:fldCharType="begin"/>
      </w:r>
      <w:r>
        <w:instrText xml:space="preserve"> PAGEREF _Toc28339 \h </w:instrText>
      </w:r>
      <w:r>
        <w:fldChar w:fldCharType="separate"/>
      </w:r>
      <w:r>
        <w:t>39</w:t>
      </w:r>
      <w:r>
        <w:fldChar w:fldCharType="end"/>
      </w:r>
      <w:r>
        <w:rPr>
          <w:rFonts w:hint="eastAsia" w:ascii="宋体" w:hAnsi="宋体" w:eastAsia="宋体" w:cs="宋体"/>
          <w:lang w:eastAsia="zh-CN"/>
        </w:rPr>
        <w:fldChar w:fldCharType="end"/>
      </w:r>
    </w:p>
    <w:p w14:paraId="33B270A1">
      <w:pPr>
        <w:pStyle w:val="20"/>
        <w:tabs>
          <w:tab w:val="right" w:leader="dot" w:pos="8306"/>
        </w:tabs>
      </w:pPr>
      <w:r>
        <w:rPr>
          <w:rFonts w:hint="eastAsia" w:ascii="宋体" w:hAnsi="宋体" w:eastAsia="宋体" w:cs="宋体"/>
          <w:lang w:eastAsia="zh-CN"/>
        </w:rPr>
        <w:t>第一节 “真实无妄”：诚信的本体内核</w:t>
        <w:tab/>
        <w:t>39</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eastAsia="zh-CN"/>
        </w:rPr>
      </w:r>
      <w:r>
        <w:rPr>
          <w:rFonts w:hint="eastAsia"/>
        </w:rPr>
      </w:r>
      <w:r/>
      <w:r/>
      <w:r/>
      <w:r/>
      <w:r/>
      <w:r/>
      <w:r>
        <w:rPr>
          <w:rFonts w:hint="eastAsia" w:ascii="宋体" w:hAnsi="宋体" w:eastAsia="宋体" w:cs="宋体"/>
          <w:lang w:eastAsia="zh-CN"/>
        </w:rPr>
      </w:r>
    </w:p>
    <w:p w14:paraId="761DDBA7">
      <w:pPr>
        <w:pStyle w:val="20"/>
        <w:tabs>
          <w:tab w:val="right" w:leader="dot" w:pos="8306"/>
        </w:tabs>
      </w:pPr>
      <w:r>
        <w:rPr>
          <w:rFonts w:hint="eastAsia" w:ascii="宋体" w:hAnsi="宋体" w:eastAsia="宋体" w:cs="宋体"/>
          <w:lang w:eastAsia="zh-CN"/>
        </w:rPr>
        <w:t>第二节 从“自信其心”到“正心诚意”：诚信修养的内在路径</w:t>
        <w:tab/>
        <w:t>41</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eastAsia="zh-CN"/>
        </w:rPr>
      </w:r>
      <w:r>
        <w:rPr>
          <w:rFonts w:hint="eastAsia"/>
        </w:rPr>
      </w:r>
      <w:r/>
      <w:r/>
      <w:r/>
      <w:r/>
      <w:r/>
      <w:r/>
      <w:r>
        <w:rPr>
          <w:rFonts w:hint="eastAsia" w:ascii="宋体" w:hAnsi="宋体" w:eastAsia="宋体" w:cs="宋体"/>
          <w:lang w:eastAsia="zh-CN"/>
        </w:rPr>
      </w:r>
    </w:p>
    <w:p w14:paraId="571CF058">
      <w:pPr>
        <w:pStyle w:val="20"/>
        <w:tabs>
          <w:tab w:val="right" w:leader="dot" w:pos="8306"/>
        </w:tabs>
      </w:pPr>
      <w:r>
        <w:rPr>
          <w:rFonts w:hint="eastAsia" w:ascii="宋体" w:hAnsi="宋体" w:eastAsia="宋体" w:cs="宋体"/>
          <w:lang w:eastAsia="zh-CN"/>
        </w:rPr>
        <w:t>第三节 “因情设教”与诚信修养的渐进性</w:t>
        <w:tab/>
        <w:t>42</w:t>
      </w:r>
      <w:r>
        <w:rPr>
          <w:rFonts w:hint="eastAsia" w:ascii="宋体" w:hAnsi="宋体" w:eastAsia="宋体" w:cs="宋体"/>
          <w:lang w:eastAsia="zh-CN"/>
        </w:rPr>
      </w:r>
      <w:r>
        <w:rPr>
          <w:rFonts w:hint="eastAsia" w:ascii="宋体" w:hAnsi="宋体" w:eastAsia="宋体" w:cs="宋体"/>
          <w:lang w:eastAsia="zh-CN"/>
        </w:rPr>
      </w:r>
      <w:r>
        <w:rPr>
          <w:rFonts w:hint="eastAsia"/>
          <w:lang w:val="en-US" w:eastAsia="zh-CN"/>
        </w:rPr>
      </w:r>
      <w:r/>
      <w:r/>
      <w:r/>
      <w:r/>
      <w:r/>
      <w:r/>
      <w:r>
        <w:rPr>
          <w:rFonts w:hint="eastAsia" w:ascii="宋体" w:hAnsi="宋体" w:eastAsia="宋体" w:cs="宋体"/>
          <w:lang w:eastAsia="zh-CN"/>
        </w:rPr>
      </w:r>
    </w:p>
    <w:p w14:paraId="682AD887">
      <w:pPr>
        <w:pStyle w:val="20"/>
        <w:tabs>
          <w:tab w:val="right" w:leader="dot" w:pos="8306"/>
        </w:tabs>
      </w:pPr>
      <w:r>
        <w:rPr>
          <w:rFonts w:hint="eastAsia" w:ascii="宋体" w:hAnsi="宋体" w:eastAsia="宋体" w:cs="宋体"/>
          <w:lang w:eastAsia="zh-CN"/>
        </w:rPr>
        <w:t>第四节 “本迹论”与价值认同的内化机制</w:t>
        <w:tab/>
        <w:t>44</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val="en-US" w:eastAsia="zh-CN"/>
        </w:rPr>
      </w:r>
      <w:r>
        <w:rPr>
          <w:rFonts w:hint="eastAsia"/>
        </w:rPr>
      </w:r>
      <w:r/>
      <w:r/>
      <w:r/>
      <w:r/>
      <w:r/>
      <w:r/>
      <w:r>
        <w:rPr>
          <w:rFonts w:hint="eastAsia" w:ascii="宋体" w:hAnsi="宋体" w:eastAsia="宋体" w:cs="宋体"/>
          <w:lang w:eastAsia="zh-CN"/>
        </w:rPr>
      </w:r>
    </w:p>
    <w:p w14:paraId="0BFE6C8E">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_Toc1957 </w:instrText>
      </w:r>
      <w:r>
        <w:rPr>
          <w:rFonts w:hint="eastAsia" w:ascii="宋体" w:hAnsi="宋体" w:eastAsia="宋体" w:cs="宋体"/>
          <w:lang w:eastAsia="zh-CN"/>
        </w:rPr>
        <w:fldChar w:fldCharType="separate"/>
      </w:r>
      <w:r>
        <w:rPr>
          <w:rFonts w:hint="eastAsia"/>
        </w:rPr>
        <w:t>第五章 结</w:t>
      </w:r>
      <w:r>
        <w:rPr>
          <w:rFonts w:hint="eastAsia"/>
          <w:lang w:val="en-US" w:eastAsia="zh-CN"/>
        </w:rPr>
        <w:t xml:space="preserve"> </w:t>
      </w:r>
      <w:r>
        <w:rPr>
          <w:rFonts w:hint="eastAsia"/>
        </w:rPr>
        <w:t>论</w:t>
      </w:r>
      <w:r>
        <w:tab/>
      </w:r>
      <w:r>
        <w:fldChar w:fldCharType="begin"/>
      </w:r>
      <w:r>
        <w:instrText xml:space="preserve"> PAGEREF _Toc1957 \h </w:instrText>
      </w:r>
      <w:r>
        <w:fldChar w:fldCharType="separate"/>
      </w:r>
      <w:r>
        <w:t>45</w:t>
      </w:r>
      <w:r>
        <w:fldChar w:fldCharType="end"/>
      </w:r>
      <w:r>
        <w:rPr>
          <w:rFonts w:hint="eastAsia" w:ascii="宋体" w:hAnsi="宋体" w:eastAsia="宋体" w:cs="宋体"/>
          <w:lang w:eastAsia="zh-CN"/>
        </w:rPr>
        <w:fldChar w:fldCharType="end"/>
      </w:r>
    </w:p>
    <w:p w14:paraId="34058F42">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_Toc19819 </w:instrText>
      </w:r>
      <w:r>
        <w:rPr>
          <w:rFonts w:hint="eastAsia" w:ascii="宋体" w:hAnsi="宋体" w:eastAsia="宋体" w:cs="宋体"/>
          <w:lang w:eastAsia="zh-CN"/>
        </w:rPr>
        <w:fldChar w:fldCharType="separate"/>
      </w:r>
      <w:r>
        <w:rPr>
          <w:rFonts w:hint="eastAsia"/>
          <w:lang w:val="en-US" w:eastAsia="zh-CN"/>
        </w:rPr>
        <w:t>参考文献</w:t>
      </w:r>
      <w:r>
        <w:tab/>
      </w:r>
      <w:r>
        <w:fldChar w:fldCharType="begin"/>
      </w:r>
      <w:r>
        <w:instrText xml:space="preserve"> PAGEREF _Toc19819 \h </w:instrText>
      </w:r>
      <w:r>
        <w:fldChar w:fldCharType="separate"/>
      </w:r>
      <w:r>
        <w:t>48</w:t>
      </w:r>
      <w:r>
        <w:fldChar w:fldCharType="end"/>
      </w:r>
      <w:r>
        <w:rPr>
          <w:rFonts w:hint="eastAsia" w:ascii="宋体" w:hAnsi="宋体" w:eastAsia="宋体" w:cs="宋体"/>
          <w:lang w:eastAsia="zh-CN"/>
        </w:rPr>
        <w:fldChar w:fldCharType="end"/>
      </w:r>
    </w:p>
    <w:p w14:paraId="63ACEB54">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_Toc19669 </w:instrText>
      </w:r>
      <w:r>
        <w:rPr>
          <w:rFonts w:hint="eastAsia" w:ascii="宋体" w:hAnsi="宋体" w:eastAsia="宋体" w:cs="宋体"/>
          <w:lang w:eastAsia="zh-CN"/>
        </w:rPr>
        <w:fldChar w:fldCharType="separate"/>
      </w:r>
      <w:r>
        <w:rPr>
          <w:rFonts w:hint="eastAsia"/>
        </w:rPr>
        <w:t>附</w:t>
      </w:r>
      <w:r>
        <w:t xml:space="preserve"> </w:t>
      </w:r>
      <w:r>
        <w:rPr>
          <w:rFonts w:hint="eastAsia"/>
        </w:rPr>
        <w:t>录</w:t>
      </w:r>
      <w:r>
        <w:tab/>
      </w:r>
      <w:r>
        <w:fldChar w:fldCharType="begin"/>
      </w:r>
      <w:r>
        <w:instrText xml:space="preserve"> PAGEREF _Toc19669 \h </w:instrText>
      </w:r>
      <w:r>
        <w:fldChar w:fldCharType="separate"/>
      </w:r>
      <w:r>
        <w:t>51</w:t>
      </w:r>
      <w:r>
        <w:fldChar w:fldCharType="end"/>
      </w:r>
      <w:r>
        <w:rPr>
          <w:rFonts w:hint="eastAsia" w:ascii="宋体" w:hAnsi="宋体" w:eastAsia="宋体" w:cs="宋体"/>
          <w:lang w:eastAsia="zh-CN"/>
        </w:rPr>
        <w:fldChar w:fldCharType="end"/>
      </w:r>
    </w:p>
    <w:p w14:paraId="7A4FC6C3">
      <w:pPr>
        <w:pStyle w:val="16"/>
        <w:tabs>
          <w:tab w:val="right" w:leader="dot" w:pos="8786"/>
        </w:tabs>
        <w:rPr>
          <w:rFonts w:hint="eastAsia" w:ascii="宋体" w:hAnsi="宋体" w:eastAsia="宋体" w:cs="宋体"/>
          <w:lang w:eastAsia="zh-CN"/>
        </w:rPr>
      </w:pPr>
      <w:r>
        <w:rPr>
          <w:rFonts w:hint="eastAsia" w:ascii="宋体" w:hAnsi="宋体" w:eastAsia="宋体" w:cs="宋体"/>
          <w:lang w:eastAsia="zh-CN"/>
        </w:rPr>
        <w:fldChar w:fldCharType="end"/>
      </w:r>
    </w:p>
    <w:p w14:paraId="4C773A71">
      <w:pPr>
        <w:spacing w:line="360" w:lineRule="auto"/>
        <w:rPr>
          <w:rFonts w:hint="eastAsia" w:ascii="宋体" w:hAnsi="宋体" w:eastAsia="宋体" w:cs="宋体"/>
          <w:lang w:eastAsia="zh-CN"/>
        </w:rPr>
      </w:pPr>
    </w:p>
    <w:p w14:paraId="48EF5A66">
      <w:pPr>
        <w:spacing w:line="360" w:lineRule="auto"/>
        <w:rPr>
          <w:rFonts w:hint="eastAsia" w:ascii="宋体" w:hAnsi="宋体" w:eastAsia="宋体" w:cs="宋体"/>
          <w:lang w:eastAsia="zh-CN"/>
        </w:rPr>
      </w:pPr>
    </w:p>
    <w:p w14:paraId="77946401">
      <w:pPr>
        <w:spacing w:line="360" w:lineRule="auto"/>
        <w:rPr>
          <w:rFonts w:hint="eastAsia" w:ascii="宋体" w:hAnsi="宋体" w:eastAsia="宋体" w:cs="宋体"/>
          <w:lang w:eastAsia="zh-CN"/>
        </w:rPr>
      </w:pPr>
    </w:p>
    <w:p w14:paraId="3AC7570A">
      <w:pPr>
        <w:spacing w:line="360" w:lineRule="auto"/>
        <w:rPr>
          <w:rFonts w:hint="eastAsia" w:ascii="宋体" w:hAnsi="宋体" w:eastAsia="宋体" w:cs="宋体"/>
          <w:lang w:eastAsia="zh-CN"/>
        </w:rPr>
      </w:pPr>
    </w:p>
    <w:p w14:paraId="2D25A547">
      <w:pPr>
        <w:spacing w:line="360" w:lineRule="auto"/>
        <w:rPr>
          <w:rFonts w:hint="eastAsia" w:ascii="宋体" w:hAnsi="宋体" w:eastAsia="宋体" w:cs="宋体"/>
          <w:lang w:eastAsia="zh-CN"/>
        </w:rPr>
      </w:pPr>
    </w:p>
    <w:p w14:paraId="15017DB3">
      <w:pPr>
        <w:spacing w:line="360" w:lineRule="auto"/>
        <w:rPr>
          <w:rFonts w:hint="eastAsia" w:ascii="宋体" w:hAnsi="宋体" w:eastAsia="宋体" w:cs="宋体"/>
          <w:lang w:eastAsia="zh-CN"/>
        </w:rPr>
      </w:pPr>
    </w:p>
    <w:p w14:paraId="799AA519">
      <w:pPr>
        <w:spacing w:line="360" w:lineRule="auto"/>
        <w:rPr>
          <w:rFonts w:hint="eastAsia" w:ascii="宋体" w:hAnsi="宋体" w:eastAsia="宋体" w:cs="宋体"/>
          <w:lang w:eastAsia="zh-CN"/>
        </w:rPr>
      </w:pPr>
    </w:p>
    <w:p w14:paraId="67993090">
      <w:pPr>
        <w:spacing w:line="360" w:lineRule="auto"/>
        <w:rPr>
          <w:rFonts w:hint="eastAsia" w:ascii="宋体" w:hAnsi="宋体" w:eastAsia="宋体" w:cs="宋体"/>
          <w:lang w:eastAsia="zh-CN"/>
        </w:rPr>
      </w:pPr>
    </w:p>
    <w:p w14:paraId="073BCC95">
      <w:pPr>
        <w:spacing w:line="360" w:lineRule="auto"/>
        <w:rPr>
          <w:rFonts w:hint="eastAsia" w:ascii="宋体" w:hAnsi="宋体" w:eastAsia="宋体" w:cs="宋体"/>
          <w:lang w:eastAsia="zh-CN"/>
        </w:rPr>
      </w:pPr>
    </w:p>
    <w:p w14:paraId="557B9EE2">
      <w:pPr>
        <w:spacing w:line="360" w:lineRule="auto"/>
        <w:rPr>
          <w:rFonts w:hint="eastAsia" w:ascii="宋体" w:hAnsi="宋体" w:eastAsia="宋体" w:cs="宋体"/>
          <w:lang w:eastAsia="zh-CN"/>
        </w:rPr>
      </w:pPr>
    </w:p>
    <w:p w14:paraId="46C805DD">
      <w:pPr>
        <w:spacing w:line="360" w:lineRule="auto"/>
        <w:rPr>
          <w:rFonts w:hint="eastAsia" w:ascii="宋体" w:hAnsi="宋体" w:eastAsia="宋体" w:cs="宋体"/>
          <w:lang w:eastAsia="zh-CN"/>
        </w:rPr>
      </w:pPr>
    </w:p>
    <w:p w14:paraId="5C3D01BB">
      <w:pPr>
        <w:spacing w:line="360" w:lineRule="auto"/>
        <w:rPr>
          <w:rFonts w:hint="eastAsia" w:ascii="宋体" w:hAnsi="宋体" w:eastAsia="宋体" w:cs="宋体"/>
          <w:lang w:eastAsia="zh-CN"/>
        </w:rPr>
      </w:pPr>
    </w:p>
    <w:p w14:paraId="12C92D77">
      <w:pPr>
        <w:spacing w:line="360" w:lineRule="auto"/>
        <w:rPr>
          <w:rFonts w:hint="eastAsia" w:ascii="宋体" w:hAnsi="宋体" w:eastAsia="宋体" w:cs="宋体"/>
          <w:lang w:eastAsia="zh-CN"/>
        </w:rPr>
      </w:pPr>
    </w:p>
    <w:p w14:paraId="73D22BD3">
      <w:pPr>
        <w:spacing w:line="360" w:lineRule="auto"/>
        <w:rPr>
          <w:rFonts w:hint="eastAsia" w:ascii="宋体" w:hAnsi="宋体" w:eastAsia="宋体" w:cs="宋体"/>
          <w:lang w:eastAsia="zh-CN"/>
        </w:rPr>
      </w:pPr>
    </w:p>
    <w:p w14:paraId="422B2E3B">
      <w:pPr>
        <w:spacing w:line="360" w:lineRule="auto"/>
        <w:rPr>
          <w:rFonts w:hint="eastAsia" w:ascii="宋体" w:hAnsi="宋体" w:eastAsia="宋体" w:cs="宋体"/>
          <w:lang w:eastAsia="zh-CN"/>
        </w:rPr>
      </w:pPr>
    </w:p>
    <w:p w14:paraId="021F85D7">
      <w:pPr>
        <w:spacing w:line="360" w:lineRule="auto"/>
        <w:rPr>
          <w:rFonts w:hint="eastAsia" w:ascii="宋体" w:hAnsi="宋体" w:eastAsia="宋体" w:cs="宋体"/>
          <w:lang w:eastAsia="zh-CN"/>
        </w:rPr>
      </w:pPr>
    </w:p>
    <w:p w14:paraId="5C405BD2">
      <w:pPr>
        <w:spacing w:line="360" w:lineRule="auto"/>
        <w:rPr>
          <w:rFonts w:hint="eastAsia" w:ascii="宋体" w:hAnsi="宋体" w:eastAsia="宋体" w:cs="宋体"/>
          <w:lang w:eastAsia="zh-CN"/>
        </w:rPr>
      </w:pPr>
    </w:p>
    <w:p w14:paraId="55D06999">
      <w:pPr>
        <w:spacing w:line="360" w:lineRule="auto"/>
        <w:rPr>
          <w:rFonts w:hint="eastAsia" w:ascii="宋体" w:hAnsi="宋体" w:eastAsia="宋体" w:cs="宋体"/>
          <w:lang w:eastAsia="zh-CN"/>
        </w:rPr>
      </w:pPr>
    </w:p>
    <w:p w14:paraId="7FEABB64">
      <w:pPr>
        <w:spacing w:line="360" w:lineRule="auto"/>
        <w:rPr>
          <w:rFonts w:hint="eastAsia" w:ascii="宋体" w:hAnsi="宋体" w:eastAsia="宋体" w:cs="宋体"/>
          <w:lang w:eastAsia="zh-CN"/>
        </w:rPr>
      </w:pPr>
    </w:p>
    <w:p w14:paraId="68655619">
      <w:pPr>
        <w:spacing w:line="360" w:lineRule="auto"/>
        <w:ind w:left="0" w:leftChars="0" w:firstLine="0" w:firstLineChars="0"/>
        <w:rPr>
          <w:rFonts w:hint="eastAsia" w:ascii="宋体" w:hAnsi="宋体" w:eastAsia="宋体" w:cs="宋体"/>
          <w:lang w:eastAsia="zh-CN"/>
        </w:rPr>
      </w:pPr>
    </w:p>
    <w:p w14:paraId="743D1CCB">
      <w:pPr>
        <w:pStyle w:val="2"/>
        <w:bidi w:val="0"/>
        <w:spacing w:line="360" w:lineRule="auto" w:before="240" w:after="120"/>
        <w:jc w:val="center"/>
        <w:rPr>
          <w:rFonts w:hint="eastAsia"/>
          <w:lang w:val="en-US" w:eastAsia="zh-CN"/>
        </w:rPr>
      </w:pPr>
      <w:bookmarkStart w:id="36" w:name="_Toc21564"/>
      <w:r>
        <w:rPr>
          <w:rFonts w:hint="eastAsia" w:ascii="黑体" w:hAnsi="黑体" w:eastAsia="黑体"/>
          <w:b/>
          <w:sz w:val="32"/>
          <w:lang w:val="en-US" w:eastAsia="zh-CN"/>
        </w:rPr>
        <w:t xml:space="preserve">第一章 </w:t>
      </w:r>
      <w:r>
        <w:rPr>
          <w:rFonts w:hint="eastAsia" w:ascii="黑体" w:hAnsi="黑体" w:eastAsia="黑体"/>
          <w:b/>
          <w:sz w:val="32"/>
        </w:rPr>
        <w:t>绪</w:t>
      </w:r>
      <w:r>
        <w:rPr>
          <w:rFonts w:hint="eastAsia" w:ascii="黑体" w:hAnsi="黑体" w:eastAsia="黑体"/>
          <w:b/>
          <w:sz w:val="32"/>
          <w:lang w:val="en-US" w:eastAsia="zh-CN"/>
        </w:rPr>
        <w:t xml:space="preserve"> </w:t>
      </w:r>
      <w:r>
        <w:rPr>
          <w:rFonts w:hint="eastAsia" w:ascii="黑体" w:hAnsi="黑体" w:eastAsia="黑体"/>
          <w:b/>
          <w:sz w:val="32"/>
        </w:rPr>
        <w:t>论</w:t>
      </w:r>
      <w:bookmarkEnd w:id="36"/>
    </w:p>
    <w:p w14:paraId="21EE77DF">
      <w:pPr>
        <w:pStyle w:val="3"/>
        <w:numPr>
          <w:ilvl w:val="0"/>
          <w:numId w:val="1"/>
        </w:numPr>
        <w:bidi w:val="0"/>
        <w:spacing w:line="360" w:lineRule="auto"/>
        <w:rPr>
          <w:rFonts w:hint="eastAsia"/>
          <w:lang w:val="en-US" w:eastAsia="zh-CN"/>
        </w:rPr>
      </w:pPr>
      <w:bookmarkStart w:id="37" w:name="_Toc23198"/>
      <w:r>
        <w:rPr>
          <w:rFonts w:hint="eastAsia"/>
          <w:lang w:val="en-US" w:eastAsia="zh-CN"/>
        </w:rPr>
        <w:t>研究背景与问题的提出</w:t>
      </w:r>
      <w:bookmarkEnd w:id="37"/>
    </w:p>
    <w:p w14:paraId="5B80B096">
      <w:pPr>
        <w:numPr>
          <w:ilvl w:val="0"/>
          <w:numId w:val="0"/>
        </w:numPr>
        <w:spacing w:line="360" w:lineRule="auto"/>
        <w:rPr>
          <w:rFonts w:hint="default"/>
          <w:lang w:val="en-US" w:eastAsia="zh-CN"/>
        </w:rPr>
      </w:pPr>
    </w:p>
    <w:p w14:paraId="56B5B791">
      <w:pPr>
        <w:pStyle w:val="4"/>
        <w:bidi w:val="0"/>
        <w:spacing w:line="360" w:lineRule="auto" w:before="120" w:after="60"/>
        <w:ind w:left="420"/>
        <w:rPr>
          <w:rFonts w:hint="default"/>
          <w:lang w:val="en-US" w:eastAsia="zh-CN"/>
        </w:rPr>
      </w:pPr>
      <w:bookmarkStart w:id="38" w:name="_Toc29370"/>
      <w:bookmarkStart w:id="39" w:name="_Toc27344"/>
      <w:bookmarkStart w:id="40" w:name="_Toc32018"/>
      <w:bookmarkStart w:id="41" w:name="_Toc17822"/>
      <w:bookmarkStart w:id="42" w:name="_Toc2158"/>
      <w:r>
        <w:rPr>
          <w:rFonts w:hint="eastAsia" w:ascii="黑体" w:hAnsi="黑体" w:eastAsia="黑体"/>
          <w:b/>
          <w:sz w:val="24"/>
          <w:lang w:val="en-US" w:eastAsia="zh-CN"/>
        </w:rPr>
        <w:t>一、研究背景</w:t>
      </w:r>
      <w:bookmarkEnd w:id="38"/>
    </w:p>
    <w:p w14:paraId="04824AA1">
      <w:pPr>
        <w:bidi w:val="0"/>
        <w:spacing w:line="360" w:lineRule="auto" w:before="0" w:after="0"/>
        <w:ind w:firstLine="0" w:firstLineChars="0" w:left="420"/>
        <w:rPr>
          <w:rFonts w:hint="eastAsia"/>
          <w:lang w:val="en-US" w:eastAsia="zh-CN"/>
        </w:rPr>
      </w:pPr>
      <w:r>
        <w:rPr>
          <w:rFonts w:hint="eastAsia" w:ascii="宋体" w:hAnsi="宋体" w:eastAsia="宋体"/>
          <w:sz w:val="24"/>
          <w:lang w:val="en-US" w:eastAsia="zh-CN"/>
        </w:rPr>
        <w:t>北宋中叶，仁宗朝（1022—1063）被视为中国帝制时代文化繁荣的顶峰之一，同时也是社会矛盾与思想冲突异常激烈的时期。陈寅恪先生尝言：“华夏民族之文化，历数千载之演进，造极于赵宋之世。”正是在这一文化极盛时代，一场以“排佛”为核心的思想运动在儒家士大夫群体中迅速蔓延，其声势之浩大、言辞之激烈，为有宋一代之最。这场论争构成了佛日契嵩思想诞生的直接历史情境，也正是本文所要展开研究的逻辑起点。</w:t>
      </w:r>
      <w:r>
        <w:rPr>
          <w:rStyle w:val="28"/>
          <w:rFonts w:hint="eastAsia" w:ascii="宋体" w:hAnsi="宋体" w:eastAsia="宋体"/>
          <w:sz w:val="24"/>
          <w:lang w:val="en-US" w:eastAsia="zh-CN"/>
        </w:rPr>
      </w:r>
      <w:r>
        <w:rPr>
          <w:rFonts w:hint="eastAsia" w:ascii="宋体" w:hAnsi="宋体" w:eastAsia="宋体"/>
          <w:sz w:val="24"/>
          <w:lang w:val="en-US" w:eastAsia="zh-CN"/>
        </w:rPr>
      </w:r>
    </w:p>
    <w:p w14:paraId="1BCB0F4C">
      <w:pPr>
        <w:spacing w:line="360" w:lineRule="auto" w:before="0" w:after="0"/>
        <w:ind w:left="420"/>
        <w:rPr>
          <w:rFonts w:hint="eastAsia"/>
        </w:rPr>
      </w:pPr>
      <w:r>
        <w:rPr>
          <w:rFonts w:hint="eastAsia" w:ascii="宋体" w:hAnsi="宋体" w:eastAsia="宋体"/>
          <w:sz w:val="24"/>
        </w:rPr>
        <w:t>经济与社会结构的深刻变革，是理解这场儒佛之争不可或缺的背景维度。北宋以仁宗朝为鼎盛期，商品经济高度发达，坊市制度瓦解，城市商业空前繁荣，纸币“交子”的出现更是经济信用化的重要标志。与此同时，佛教寺院经济也发展至历史高峰：寺院拥有大量田产，享受免税免役特权，并通过经营长生库（典当业）、碾硙（磨坊）等经济活动积累了大量财富。据漆侠《宋代经济史》估算，北宋寺院占有全国耕地的约十分之一至十五分之一。这种寺院经济与国家财政之间形成了深刻的张力——国家税收减少，而寺院财富增加，排佛因此具有了经济上的现实动力。</w:t>
      </w:r>
      <w:r>
        <w:rPr>
          <w:rStyle w:val="28"/>
          <w:rFonts w:hint="eastAsia" w:ascii="宋体" w:hAnsi="宋体" w:eastAsia="宋体"/>
          <w:sz w:val="24"/>
        </w:rPr>
      </w:r>
      <w:r>
        <w:rPr>
          <w:rFonts w:hint="eastAsia" w:ascii="宋体" w:hAnsi="宋体" w:eastAsia="宋体"/>
          <w:sz w:val="24"/>
        </w:rPr>
      </w:r>
    </w:p>
    <w:p w14:paraId="06EB57E6">
      <w:pPr>
        <w:spacing w:line="360" w:lineRule="auto" w:before="0" w:after="0"/>
        <w:ind w:left="420"/>
        <w:rPr>
          <w:rFonts w:hint="eastAsia"/>
        </w:rPr>
      </w:pPr>
      <w:r>
        <w:rPr>
          <w:rFonts w:hint="eastAsia" w:ascii="宋体" w:hAnsi="宋体" w:eastAsia="宋体"/>
          <w:sz w:val="24"/>
        </w:rPr>
        <w:t>这一时期排佛论的代表人物，首推“宋初三先生”中的石介与文坛领袖欧阳修。石介（1005—1045）在其《怪说》中，将佛教、道教与杨亿之文并列为“三怪”，以激越的文字痛斥佛教“灭君臣之道，绝父子之亲”，是“以夷狄之法，加于中国之上”，从根本上动摇了华夏文明的根基。他写道：“闻乃有巨人名曰佛，自西来入我中国；有庞眉名曰聃，自胡来入我中国。各以其人，易中国之人，以其道，易中国之道。”这种将佛教视为外来之“胡神”而彻底拒斥的立场，代表了文化民族主义式的排佛观。值得深入辨析的是，石介的排佛并非孤立的宗教批判，而是与其整个“道统”建构紧密相连。他试图通过辟佛来重建儒家的文化主体性，其背后是对中唐以来藩镇割据、五代十国乱世中儒家价值秩序崩坏的深切忧患。</w:t>
      </w:r>
      <w:r>
        <w:rPr>
          <w:rStyle w:val="28"/>
          <w:rFonts w:hint="eastAsia" w:ascii="宋体" w:hAnsi="宋体" w:eastAsia="宋体"/>
          <w:sz w:val="24"/>
        </w:rPr>
      </w:r>
      <w:r>
        <w:rPr>
          <w:rFonts w:hint="eastAsia" w:ascii="宋体" w:hAnsi="宋体" w:eastAsia="宋体"/>
          <w:sz w:val="24"/>
        </w:rPr>
      </w:r>
    </w:p>
    <w:p w14:paraId="2F9054D5">
      <w:pPr>
        <w:pStyle w:val="13"/>
        <w:bidi w:val="0"/>
        <w:spacing w:line="360" w:lineRule="auto"/>
        <w:rPr>
          <w:rFonts w:hint="eastAsia"/>
        </w:rPr>
      </w:pPr>
      <w:r>
        <w:rPr>
          <w:rFonts w:hint="eastAsia"/>
        </w:rPr>
        <w:t>相比之下，欧阳修（1007—1072）的排佛论则更具理性与策略色彩。在其名篇《本论》中，他系统阐述了排佛的逻辑。首先，他承认佛教“为善之说”有“精微”之处，非粗糙的迷信可比，这正是其难以彻底铲除的原因。但他随即指出，佛教传入并盛行于中国，根本原因在于中国自身的“王政阙”与“礼义废”。他形象地比喻道：“医者之治疾，有攻之者，有补之者。……昔者孔子没而道不明，孟子没而道不传，此其大阙也。而佛于此时乘隙而入，此其受患之本也。”因此，欧阳修提出的方案不是用行政力量粗暴地“灭其徒、火其书、庐其居”，而是要“修其本以胜之”。这个“本”，就是完善儒家的礼义教化，充实民众的精神生活，使佛教自然失去吸引力。欧阳修的思想史意义在于：他实际上承认了佛教在心性论上的理论优势，而其“修本胜佛”策略的内在逻辑，恰恰暗示了儒学需要一场“心性论的补课”。正是在这个意义上，欧阳修的排佛论为后来的理学建构提供了一个反向的驱动力。</w:t>
      </w:r>
      <w:r>
        <w:rPr>
          <w:rStyle w:val="30"/>
          <w:rFonts w:hint="eastAsia"/>
        </w:rPr>
      </w:r>
      <w:r>
        <w:rPr>
          <w:rStyle w:val="28"/>
          <w:rFonts w:hint="eastAsia"/>
        </w:rPr>
      </w:r>
      <w:r>
        <w:rPr>
          <w:rFonts w:hint="eastAsia"/>
        </w:rPr>
      </w:r>
    </w:p>
    <w:p w14:paraId="376FED42">
      <w:pPr>
        <w:spacing w:line="360" w:lineRule="auto" w:before="0" w:after="0"/>
        <w:ind w:left="420"/>
        <w:rPr>
          <w:rFonts w:hint="eastAsia"/>
        </w:rPr>
      </w:pPr>
      <w:r>
        <w:rPr>
          <w:rFonts w:hint="eastAsia" w:ascii="宋体" w:hAnsi="宋体" w:eastAsia="宋体"/>
          <w:sz w:val="24"/>
        </w:rPr>
        <w:t>除欧、石之外，李觏（1009—1059）也是排佛阵营中的重要人物。他在《富国策》中从经济学角度抨击佛教，列举了“十害”，包括寺院占用良田、僧侣不事生产、耗费社会财富等。这些言论虽不及欧、石之哲学高度，却代表了从社会治理和国家财政角度排佛的实用主义立场，在当时士大夫中具有广泛的代表性。</w:t>
      </w:r>
      <w:r>
        <w:rPr>
          <w:rStyle w:val="28"/>
          <w:rFonts w:hint="eastAsia" w:ascii="宋体" w:hAnsi="宋体" w:eastAsia="宋体"/>
          <w:sz w:val="24"/>
        </w:rPr>
      </w:r>
      <w:r>
        <w:rPr>
          <w:rFonts w:hint="eastAsia" w:ascii="宋体" w:hAnsi="宋体" w:eastAsia="宋体"/>
          <w:sz w:val="24"/>
        </w:rPr>
      </w:r>
    </w:p>
    <w:p w14:paraId="476BA87D">
      <w:pPr>
        <w:spacing w:line="360" w:lineRule="auto" w:before="0" w:after="0"/>
        <w:ind w:left="420"/>
        <w:rPr>
          <w:rFonts w:hint="eastAsia"/>
        </w:rPr>
      </w:pPr>
      <w:r>
        <w:rPr>
          <w:rFonts w:hint="eastAsia" w:ascii="宋体" w:hAnsi="宋体" w:eastAsia="宋体"/>
          <w:sz w:val="24"/>
        </w:rPr>
        <w:t>排佛论的多元面相，反映了北宋儒学复兴运动中不同路向之间的内在张力。一方面是文化民族主义的拒斥，另一方面是理性主义的“修本胜佛”。后者的高明之处在于，它给佛教界提出了一个远比“胡神”指控更为严峻的挑战：如果佛教不能在“本”的层面——即伦理教化与心性修养的根本功能上——证明自己不仅不悖于且能补充儒家，其在中国社会的合法性将彻底动摇。</w:t>
      </w:r>
    </w:p>
    <w:p w14:paraId="3D9FA9CC">
      <w:pPr>
        <w:spacing w:line="360" w:lineRule="auto" w:before="0" w:after="0"/>
        <w:ind w:left="420"/>
        <w:rPr>
          <w:rFonts w:hint="eastAsia"/>
        </w:rPr>
      </w:pPr>
      <w:r>
        <w:rPr>
          <w:rFonts w:hint="eastAsia" w:ascii="宋体" w:hAnsi="宋体" w:eastAsia="宋体"/>
          <w:sz w:val="24"/>
        </w:rPr>
        <w:t>正是在这关乎佛教存亡绝续的历史关头，禅僧佛日契嵩（1007—1072）挺身而出。他以《辅教编》为核心文本，通过“心—性—情”心性论体系的重构，将佛教出世追求与儒家入世伦理在本体论层面深度同构：以“诚”为心性本体之“真实无妄”，以“五戒”配“五常”为规约性同构，以“孝”为实践统摄，从而完成儒佛伦理的哲学整合，为佛教在中国社会的合法性奠定了坚实的思想根基。</w:t>
      </w:r>
    </w:p>
    <w:p w14:paraId="1A5DC981">
      <w:pPr>
        <w:spacing w:line="360" w:lineRule="auto" w:before="0" w:after="0"/>
        <w:ind w:left="420"/>
        <w:rPr>
          <w:rFonts w:hint="eastAsia"/>
        </w:rPr>
      </w:pPr>
      <w:r>
        <w:rPr>
          <w:rFonts w:hint="eastAsia" w:ascii="宋体" w:hAnsi="宋体" w:eastAsia="宋体"/>
          <w:sz w:val="24"/>
        </w:rPr>
        <w:t>这一理论创造，不仅为佛教在中国社会的合法性提供了坚实的哲学根基，更在佛教中国化的漫长历史进程中具有里程碑式的意义——如果说东晋慧远以“沙门不敬王者论”为佛教争取独立空间，唐代宗密以“禅教一致”统一佛教内部各宗，那么佛日契嵩的贡献则在于：在哲学本体论层面上完成了佛教伦理与儒家伦理的同构性论证，从而开启了儒佛会通的全新范式。</w:t>
      </w:r>
    </w:p>
    <w:p w14:paraId="54914E76">
      <w:pPr>
        <w:spacing w:line="360" w:lineRule="auto"/>
        <w:rPr>
          <w:rFonts w:hint="eastAsia"/>
        </w:rPr>
      </w:pPr>
    </w:p>
    <w:p w14:paraId="6E9B8828">
      <w:pPr>
        <w:pStyle w:val="4"/>
        <w:bidi w:val="0"/>
        <w:spacing w:line="360" w:lineRule="auto" w:before="120" w:after="60"/>
        <w:ind w:left="420"/>
        <w:rPr>
          <w:rFonts w:hint="eastAsia"/>
          <w:color w:val="FFFFFF" w:themeColor="background1"/>
          <w14:textFill>
            <w14:solidFill>
              <w14:schemeClr w14:val="bg1"/>
            </w14:solidFill>
          </w14:textFill>
        </w:rPr>
      </w:pPr>
      <w:bookmarkStart w:id="43" w:name="_Toc27853"/>
      <w:r>
        <w:rPr>
          <w:rFonts w:hint="eastAsia" w:ascii="黑体" w:hAnsi="黑体" w:eastAsia="黑体"/>
          <w:b/>
          <w:sz w:val="24"/>
          <w:lang w:val="en-US" w:eastAsia="zh-CN"/>
        </w:rPr>
        <w:t>二</w:t>
      </w:r>
      <w:r>
        <w:rPr>
          <w:rFonts w:hint="eastAsia" w:ascii="黑体" w:hAnsi="黑体" w:eastAsia="黑体"/>
          <w:b/>
          <w:sz w:val="24"/>
          <w:lang w:val="en-US" w:eastAsia="zh-CN"/>
        </w:rPr>
        <w:t>、《辅教编》与问题提出</w:t>
      </w:r>
      <w:bookmarkEnd w:id="43"/>
    </w:p>
    <w:p w14:paraId="2F4520AC">
      <w:pPr>
        <w:spacing w:line="360" w:lineRule="auto" w:before="0" w:after="0"/>
        <w:ind w:left="420"/>
        <w:rPr>
          <w:rFonts w:hint="eastAsia"/>
        </w:rPr>
      </w:pPr>
      <w:r>
        <w:rPr>
          <w:rFonts w:hint="eastAsia" w:ascii="宋体" w:hAnsi="宋体" w:eastAsia="宋体"/>
          <w:sz w:val="24"/>
        </w:rPr>
        <w:t>面对排佛巨浪，佛日契嵩选择了一条极为艰巨但也最具哲学深度的回应路径。他于皇祐三年（1051）前后完成《辅教编》。《辅教编》并非单篇文章，而是一个由多篇著作组成的系统性论述。契嵩本人在其序言中交代了编纂的原委：“余五书出未逾月，客有踵门而谓曰：'仆粗闻大道，适视若《广原教》可谓涉道之深矣，《劝书》者盖其警世之渐也。大凡学者必先浅而后深，欲其不烦而易就也。'”在来客的建议下，契嵩将此五书统名为《辅教编》，以“辅教”为旨，意在表明：佛教非但不是儒家的对立面，反而是儒家教化之“辅”。这一命名本身即是一种修辞策略——以谦逊的“辅”字消解了“佛高于儒”的紧张感。《辅教编》各篇之间的关系也值得注意：《原教》从总体上论证儒佛一致；《广原教》在前者基础上进一步深化和扩展理论论述；《劝书》则以“自信其心”为核心论点，劝说排佛者回归本心；《孝论》专论佛教孝道观；《中庸解》则直接进入儒家经典的核心，以佛学诠释《中庸》。五篇相互呼应，形成了一个完整的论证体系。</w:t>
      </w:r>
      <w:r>
        <w:rPr>
          <w:rFonts w:hint="eastAsia" w:ascii="宋体" w:hAnsi="宋体" w:eastAsia="宋体"/>
          <w:sz w:val="24"/>
          <w:lang w:eastAsia="zh-CN"/>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1285AB9F">
      <w:pPr>
        <w:spacing w:line="360" w:lineRule="auto" w:before="0" w:after="0"/>
        <w:ind w:left="420"/>
        <w:rPr>
          <w:rFonts w:hint="eastAsia"/>
        </w:rPr>
      </w:pPr>
      <w:r>
        <w:rPr>
          <w:rFonts w:hint="eastAsia" w:ascii="宋体" w:hAnsi="宋体" w:eastAsia="宋体"/>
          <w:sz w:val="24"/>
        </w:rPr>
        <w:t>佛日契嵩的论证策略是高度哲学化的。他清醒地认识到，儒佛之争的表象是伦理规范之争（如出家是否违孝、不事生产是否废食），但其根源在于对人之本性与宇宙本体的理解不同。因此，要彻底回应排佛论，必须在哲学本体论的层面进行重构。佛日契嵩思想的精髓在于，他创造性地通过心性论的重新诠释，将佛教追求解脱的出世内核，与儒家维系社会秩序的入世伦理，熔铸为一个一以贯之的理论系统。他解构了“出世”与“入世”在本质上的对立，将其转化为“本”与“迹”的关系。这一理论创造，在佛教中国化的漫长历史进程中具有里程碑式的意义。如果说东晋慧远以“沙门不敬王者论”为佛教争取独立空间，唐代宗密以“禅教一致”统一佛教内部各宗，那么佛日契嵩的贡献则在于：在哲学本体论层面上完成了佛教伦理与儒家伦理的同构性论证。</w:t>
      </w:r>
    </w:p>
    <w:p w14:paraId="7AFE06E0">
      <w:pPr>
        <w:spacing w:line="360" w:lineRule="auto" w:before="0" w:after="0"/>
        <w:ind w:left="420"/>
        <w:rPr>
          <w:rFonts w:hint="eastAsia"/>
        </w:rPr>
      </w:pPr>
      <w:r>
        <w:rPr>
          <w:rFonts w:hint="eastAsia" w:ascii="宋体" w:hAnsi="宋体" w:eastAsia="宋体"/>
          <w:sz w:val="24"/>
        </w:rPr>
        <w:t>“心性—规约—实践”这一理论概括，是理解佛日契嵩思想内在结构的关键。所谓“心性”，指向佛日契嵩对人性本体的论述——他以“诚”为心性之本，认为诚信不是外在规范的被迫遵守，而是心性本然状态的如实呈现。所谓“规约”，指向佛教戒律（尤其是不妄语戒）与儒家伦理（尤其是信德）作为规范体系的同构性——二者虽来源不同，却共同指向“正人心”这一根本目的。所谓“实践”，指向诚信在日常生活中的具体落实——佛日契嵩以“孝”为统摄，将诚信安置于家庭这一最原初的伦理场域，使之成为可感可触的行为准则。三个维度相互支撑：心性提供本体依据，规约提供制度保障，实践提供落地场域。正是这一三维结构，使佛日契嵩的诚信思想不同于一般的道德说教，而具有了哲学上的严密性和实践上的可操作性。</w:t>
      </w:r>
    </w:p>
    <w:p w14:paraId="6EEA62CD">
      <w:pPr>
        <w:spacing w:line="360" w:lineRule="auto" w:before="0" w:after="0"/>
        <w:ind w:left="420"/>
        <w:rPr>
          <w:rFonts w:hint="eastAsia"/>
        </w:rPr>
      </w:pPr>
      <w:r>
        <w:rPr>
          <w:rFonts w:hint="eastAsia" w:ascii="宋体" w:hAnsi="宋体" w:eastAsia="宋体"/>
          <w:sz w:val="24"/>
        </w:rPr>
        <w:t>由此，本文提出的核心问题是：佛日契嵩是如何通过心性论的重构，将佛教以“不妄语”为核心的戒律体系，与儒家以“信”为核心的“五常”伦理，在本体论层面实现深层同构的？这一同构的理论机制是什么？它如何在“孝”这一终极实践中被统摄与落实？更进一步，这一诞生于北宋论争中的深刻思想，对反思当代社会由诚信缺失引发的诸多问题，以及建设超越单纯制度规约的、内化于心的诚信文化，能提供哪些跨越时空的启示？我们是否能够从佛日契嵩“存本垂迹”的智慧中，找到一条连接内在心性修养与外在制度规范的桥梁，从而为当代的诚信建设提供一个“心性—规约—实践”的综合范式？</w:t>
      </w:r>
      <w:bookmarkEnd w:id="39"/>
      <w:bookmarkEnd w:id="40"/>
      <w:bookmarkEnd w:id="41"/>
      <w:bookmarkEnd w:id="42"/>
    </w:p>
    <w:p w14:paraId="08BFF15E">
      <w:pPr>
        <w:spacing w:line="360" w:lineRule="auto"/>
        <w:rPr>
          <w:rFonts w:hint="eastAsia"/>
          <w:lang w:val="en-US" w:eastAsia="zh-CN"/>
        </w:rPr>
      </w:pPr>
    </w:p>
    <w:p w14:paraId="6180C4CE">
      <w:pPr>
        <w:pStyle w:val="3"/>
        <w:bidi w:val="0"/>
        <w:spacing w:line="360" w:lineRule="auto" w:before="240" w:after="120"/>
        <w:rPr>
          <w:rFonts w:hint="eastAsia"/>
          <w:lang w:val="en-US" w:eastAsia="zh-CN"/>
        </w:rPr>
      </w:pPr>
      <w:bookmarkStart w:id="44" w:name="_Toc10962"/>
      <w:r>
        <w:rPr>
          <w:rFonts w:hint="eastAsia" w:ascii="黑体" w:hAnsi="黑体" w:eastAsia="黑体"/>
          <w:b/>
          <w:sz w:val="28"/>
          <w:lang w:val="en-US" w:eastAsia="zh-CN"/>
        </w:rPr>
        <w:t xml:space="preserve">第二节 </w:t>
      </w:r>
      <w:r>
        <w:rPr>
          <w:rFonts w:hint="eastAsia" w:ascii="黑体" w:hAnsi="黑体" w:eastAsia="黑体"/>
          <w:b/>
          <w:sz w:val="28"/>
        </w:rPr>
        <w:t>研究意义</w:t>
      </w:r>
      <w:bookmarkEnd w:id="44"/>
    </w:p>
    <w:p w14:paraId="07A1C80B">
      <w:pPr>
        <w:spacing w:line="360" w:lineRule="auto"/>
        <w:rPr>
          <w:rFonts w:hint="eastAsia"/>
        </w:rPr>
      </w:pPr>
    </w:p>
    <w:p w14:paraId="57A4AB8C">
      <w:pPr>
        <w:spacing w:line="360" w:lineRule="auto" w:before="0" w:after="0"/>
        <w:ind w:left="420"/>
        <w:rPr>
          <w:rFonts w:hint="eastAsia"/>
        </w:rPr>
      </w:pPr>
      <w:r>
        <w:rPr>
          <w:rFonts w:hint="eastAsia" w:ascii="宋体" w:hAnsi="宋体" w:eastAsia="宋体"/>
          <w:sz w:val="24"/>
        </w:rPr>
        <w:t>本研究的意义可从理论与现实两个维度加以审视。</w:t>
      </w:r>
    </w:p>
    <w:p w14:paraId="3015149B">
      <w:pPr>
        <w:spacing w:line="360" w:lineRule="auto"/>
        <w:rPr>
          <w:rFonts w:hint="eastAsia"/>
        </w:rPr>
      </w:pPr>
    </w:p>
    <w:p w14:paraId="06C1A791">
      <w:pPr>
        <w:pStyle w:val="4"/>
        <w:bidi w:val="0"/>
        <w:spacing w:line="360" w:lineRule="auto" w:before="120" w:after="60"/>
        <w:ind w:left="420"/>
        <w:rPr>
          <w:rFonts w:hint="eastAsia"/>
        </w:rPr>
      </w:pPr>
      <w:bookmarkStart w:id="45" w:name="_Toc20921"/>
      <w:r>
        <w:rPr>
          <w:rFonts w:hint="eastAsia" w:ascii="黑体" w:hAnsi="黑体" w:eastAsia="黑体"/>
          <w:b/>
          <w:sz w:val="24"/>
          <w:lang w:val="en-US" w:eastAsia="zh-CN"/>
        </w:rPr>
        <w:t>二、</w:t>
      </w:r>
      <w:r>
        <w:rPr>
          <w:rFonts w:hint="eastAsia" w:ascii="黑体" w:hAnsi="黑体" w:eastAsia="黑体"/>
          <w:b/>
          <w:sz w:val="24"/>
          <w:lang w:val="en-US" w:eastAsia="zh-CN"/>
        </w:rPr>
        <w:t>现实意义</w:t>
      </w:r>
      <w:bookmarkEnd w:id="45"/>
    </w:p>
    <w:p w14:paraId="25B29FB2">
      <w:pPr>
        <w:bidi w:val="0"/>
        <w:spacing w:line="360" w:lineRule="auto" w:before="0" w:after="0"/>
        <w:ind w:left="420"/>
        <w:rPr>
          <w:rFonts w:hint="default"/>
          <w:lang w:val="en-US" w:eastAsia="zh-CN"/>
        </w:rPr>
      </w:pPr>
      <w:r>
        <w:rPr>
          <w:rFonts w:hint="default" w:ascii="宋体" w:hAnsi="宋体" w:eastAsia="宋体"/>
          <w:sz w:val="24"/>
          <w:lang w:val="en-US" w:eastAsia="zh-CN"/>
        </w:rPr>
        <w:t>在现实意义上，当代中国社会正处于深刻的转型期，诚信缺失已成为社会治理的焦点难题。在经济、商业、学术乃至日常生活领域，不诚不信的现象时有发生，极大地增加了社会运行成本，也腐蚀着社会信任的根基。对此，国家层面大力建设社会征信体系，强调“一处失信、处处受限”，通过制度规约形成强有力的外部约束。这无疑是必要且有效的。然而，单纯的制度约束有其内在局限性。它侧重于“不敢失信”和“不能失信”的外在控制，却难以触动人心的“不愿失信”。当诚信仅仅被还原为一套计算利益得失的信用资本时，个体便可能在制度缝隙或监督死角中，因利益诱惑而轻易背信。</w:t>
      </w:r>
    </w:p>
    <w:p w14:paraId="4572437B">
      <w:pPr>
        <w:bidi w:val="0"/>
        <w:spacing w:line="360" w:lineRule="auto" w:before="0" w:after="0"/>
        <w:ind w:left="420"/>
        <w:rPr>
          <w:rFonts w:hint="default"/>
          <w:lang w:val="en-US" w:eastAsia="zh-CN"/>
        </w:rPr>
      </w:pPr>
      <w:r>
        <w:rPr>
          <w:rFonts w:hint="default" w:ascii="宋体" w:hAnsi="宋体" w:eastAsia="宋体"/>
          <w:sz w:val="24"/>
          <w:lang w:val="en-US" w:eastAsia="zh-CN"/>
        </w:rPr>
        <w:t>佛日契嵩的思想为超越这一困境提供了极具启发性的路径。他提出的以“正心”为本的诚信观，强调诚信首先是一种心性本然的状态，是“真实无妄”的内在要求，而非仅仅是对外在戒律或规范的服从。这种思想，为我们提供了将“心性修养”与“制度规约”相结合的双重治理方案。本研究通过构建“心性—规约—实践”的三维范式，将佛日契嵩的古老智慧注入当代诚信建设的讨论中，倡导一场从“心”开始的诚信建设，使社会主义核心价值观看似宏大的“诚信”理念，得以在个体心性的涵养与日常生活的实践中真正落地生根。</w:t>
      </w:r>
    </w:p>
    <w:p w14:paraId="2A6ABB00">
      <w:pPr>
        <w:bidi w:val="0"/>
        <w:spacing w:line="360" w:lineRule="auto" w:before="0" w:after="0"/>
        <w:ind w:left="420"/>
        <w:rPr>
          <w:rFonts w:hint="default"/>
          <w:lang w:val="en-US" w:eastAsia="zh-CN"/>
        </w:rPr>
      </w:pPr>
      <w:r>
        <w:rPr>
          <w:rFonts w:hint="default" w:ascii="宋体" w:hAnsi="宋体" w:eastAsia="宋体"/>
          <w:sz w:val="24"/>
          <w:lang w:val="en-US" w:eastAsia="zh-CN"/>
        </w:rPr>
        <w:t>在进入正式论述之前，有必要对本文的核心概念“诚信”作一说明。契嵩本人的表述中，“诚”与“信”各有其独立而严密的哲学定位：“诚”指向心性本体的“真实无妄”状态，具有本体论地位；“信”则是儒家“五常”之一，属于伦理规范层面的德目。契嵩并未将二者合并为一个复合词使用。本文之所以以“诚信”统摄二者，一方面是基于当代社会主义核心价值观对“诚信”作为公民个人层面价值准则的表述，另一方面则是在学理上承认契嵩所揭示的“诚体信用”结构——即“诚”为体、“信”为用，二者构成一个不可分割的有机整体。因此，本文中的“诚信”是一个建构性的分析范畴，用以指称由本体之“诚”发用为行为之“信”的完整伦理过程。这一概念界定，旨在避免将契嵩思想简单附会于当代术语，同时确保古今对话的学理严谨性。</w:t>
      </w:r>
    </w:p>
    <w:p w14:paraId="4A600232">
      <w:pPr>
        <w:bidi w:val="0"/>
        <w:spacing w:line="360" w:lineRule="auto"/>
        <w:rPr>
          <w:rFonts w:hint="default"/>
          <w:lang w:val="en-US" w:eastAsia="zh-CN"/>
        </w:rPr>
      </w:pPr>
    </w:p>
    <w:p w14:paraId="53BE5BF6">
      <w:pPr>
        <w:pStyle w:val="4"/>
        <w:bidi w:val="0"/>
        <w:spacing w:line="360" w:lineRule="auto" w:before="120" w:after="60"/>
        <w:ind w:left="420"/>
        <w:rPr>
          <w:rFonts w:hint="eastAsia"/>
        </w:rPr>
      </w:pPr>
      <w:bookmarkStart w:id="46" w:name="_Toc18704"/>
      <w:r>
        <w:rPr>
          <w:rFonts w:hint="eastAsia" w:ascii="黑体" w:hAnsi="黑体" w:eastAsia="黑体"/>
          <w:b/>
          <w:sz w:val="24"/>
          <w:lang w:val="en-US" w:eastAsia="zh-CN"/>
        </w:rPr>
        <w:t>一</w:t>
      </w:r>
      <w:r>
        <w:rPr>
          <w:rFonts w:hint="eastAsia" w:ascii="黑体" w:hAnsi="黑体" w:eastAsia="黑体"/>
          <w:b/>
          <w:sz w:val="24"/>
          <w:lang w:val="en-US" w:eastAsia="zh-CN"/>
        </w:rPr>
        <w:t>、</w:t>
      </w:r>
      <w:r>
        <w:rPr>
          <w:rFonts w:hint="eastAsia" w:ascii="黑体" w:hAnsi="黑体" w:eastAsia="黑体"/>
          <w:b/>
          <w:sz w:val="24"/>
          <w:lang w:val="en-US" w:eastAsia="zh-CN"/>
        </w:rPr>
        <w:t>理论意义</w:t>
      </w:r>
      <w:bookmarkEnd w:id="46"/>
    </w:p>
    <w:p w14:paraId="0945F1B0">
      <w:pPr>
        <w:spacing w:line="360" w:lineRule="auto" w:before="0" w:after="0"/>
        <w:ind w:left="420"/>
        <w:rPr>
          <w:rFonts w:hint="eastAsia"/>
        </w:rPr>
      </w:pPr>
      <w:r>
        <w:rPr>
          <w:rFonts w:hint="eastAsia" w:ascii="宋体" w:hAnsi="宋体" w:eastAsia="宋体"/>
          <w:sz w:val="24"/>
        </w:rPr>
        <w:t>在理论意义上，本研究致力于填补现有学术研究的空白。当前，学界对佛日契嵩的研究已取得一定成果，主要集中在其儒佛融合的宏观思想、孝道观以及其在宋代禅宗史的地位等方面。然而，这些研究往往将佛日契嵩的“诚信观”作为其伦理思想的附属部分简单提及，缺乏以“心性论与诚信思想”为核心问题的系统性、专题性深度研究。本研究将“诚信”这一概念从一般伦理范畴中抽绎出来，将其置于佛日契嵩整个心性论体系的核心架构中进行审视，试图构建一个由“心”“性”“情”“诚”“信”“孝”等关键概念组成的网络，从而系统揭示其诚信思想的哲学根基与内在逻辑。</w:t>
      </w:r>
    </w:p>
    <w:p w14:paraId="330C0A1E">
      <w:pPr>
        <w:spacing w:line="360" w:lineRule="auto" w:before="0" w:after="0"/>
        <w:ind w:left="420"/>
        <w:rPr>
          <w:rFonts w:hint="eastAsia"/>
        </w:rPr>
      </w:pPr>
      <w:r>
        <w:rPr>
          <w:rFonts w:hint="eastAsia" w:ascii="宋体" w:hAnsi="宋体" w:eastAsia="宋体"/>
          <w:sz w:val="24"/>
        </w:rPr>
        <w:t>这一问题的提出，在学术史上具有双向的对话意义。一方面，我们需要追问：宋明理学高度发达的“诚”论体系，是否存在一条来自佛教心性论的隐秘思想路径？佛日契嵩以“真实无妄”训“诚”、以“直心”释“诚”的方法，是否构成了从佛学到理学的概念转换中介？另一方面，从当代诚信建设的角度反观历史，我们还需要追问：佛日契嵩所论证的“戒律与伦常等效”模式，能否为超越当代诚信建设中“他律”与“自律”的二元对立提供启示？</w:t>
      </w:r>
    </w:p>
    <w:p w14:paraId="37473FA0">
      <w:pPr>
        <w:spacing w:line="360" w:lineRule="auto" w:before="0" w:after="0"/>
        <w:ind w:left="420"/>
        <w:rPr>
          <w:rFonts w:hint="eastAsia"/>
        </w:rPr>
      </w:pPr>
      <w:r>
        <w:rPr>
          <w:rFonts w:hint="eastAsia" w:ascii="宋体" w:hAnsi="宋体" w:eastAsia="宋体"/>
          <w:sz w:val="24"/>
        </w:rPr>
        <w:t>这不仅能深化我们对佛日契嵩思想本身的理解，更有助于我们从更宏观的视野揭示宋明理学“诚”论思想的多元源头。诚如钱穆先生所评，佛日契嵩思想“已启程朱理学端倪”。钱穆此言虽简，却触及了一个重大的学术史问题。程朱理学中极为核心的“诚者，天之道也；思诚者，人之道也”的经典论述，虽直承《中庸》，但其在本体论和心性论上的精致阐发，或许可以从佛日契嵩以“真实无妄”训“诚”、并建立心性与伦理之桥梁的思想中，寻找到一条来自佛教心性论的隐秘思想路径。探讨这一路径，对于打破哲学史研究中僵化的学派壁垒，还原思想史发展的复杂性，具有重要意义。</w:t>
      </w:r>
      <w:r>
        <w:rPr>
          <w:rStyle w:val="28"/>
          <w:rFonts w:hint="eastAsia" w:ascii="宋体" w:hAnsi="宋体" w:eastAsia="宋体"/>
          <w:sz w:val="24"/>
        </w:rPr>
      </w:r>
      <w:r>
        <w:rPr>
          <w:rFonts w:hint="eastAsia" w:ascii="宋体" w:hAnsi="宋体" w:eastAsia="宋体"/>
          <w:sz w:val="24"/>
        </w:rPr>
      </w:r>
    </w:p>
    <w:p w14:paraId="4F57ADBE">
      <w:pPr>
        <w:spacing w:line="360" w:lineRule="auto"/>
        <w:rPr>
          <w:rFonts w:hint="eastAsia"/>
        </w:rPr>
      </w:pPr>
    </w:p>
    <w:p w14:paraId="782059FF">
      <w:pPr>
        <w:pStyle w:val="3"/>
        <w:bidi w:val="0"/>
        <w:spacing w:line="360" w:lineRule="auto" w:before="240" w:after="120"/>
        <w:rPr>
          <w:rFonts w:hint="eastAsia"/>
        </w:rPr>
      </w:pPr>
      <w:bookmarkStart w:id="47" w:name="_Toc12825"/>
      <w:r>
        <w:rPr>
          <w:rFonts w:hint="eastAsia" w:ascii="黑体" w:hAnsi="黑体" w:eastAsia="黑体"/>
          <w:b/>
          <w:sz w:val="28"/>
          <w:lang w:val="en-US" w:eastAsia="zh-CN"/>
        </w:rPr>
        <w:t>第</w:t>
      </w:r>
      <w:r>
        <w:rPr>
          <w:rFonts w:hint="eastAsia" w:ascii="黑体" w:hAnsi="黑体" w:eastAsia="黑体"/>
          <w:b/>
          <w:sz w:val="28"/>
          <w:lang w:val="en-US" w:eastAsia="zh-CN"/>
        </w:rPr>
        <w:t>三</w:t>
      </w:r>
      <w:r>
        <w:rPr>
          <w:rFonts w:hint="eastAsia" w:ascii="黑体" w:hAnsi="黑体" w:eastAsia="黑体"/>
          <w:b/>
          <w:sz w:val="28"/>
          <w:lang w:val="en-US" w:eastAsia="zh-CN"/>
        </w:rPr>
        <w:t xml:space="preserve">节 </w:t>
      </w:r>
      <w:r>
        <w:rPr>
          <w:rFonts w:hint="eastAsia" w:ascii="黑体" w:hAnsi="黑体" w:eastAsia="黑体"/>
          <w:b/>
          <w:sz w:val="28"/>
        </w:rPr>
        <w:t>国内外研究现状</w:t>
      </w:r>
      <w:bookmarkEnd w:id="47"/>
    </w:p>
    <w:p w14:paraId="6AB672E6">
      <w:pPr>
        <w:spacing w:line="360" w:lineRule="auto"/>
        <w:ind w:left="0" w:leftChars="0" w:firstLine="0" w:firstLineChars="0"/>
        <w:rPr>
          <w:rFonts w:hint="eastAsia"/>
          <w:lang w:val="en-US" w:eastAsia="zh-CN"/>
        </w:rPr>
      </w:pPr>
    </w:p>
    <w:p w14:paraId="5C399B31">
      <w:pPr>
        <w:pStyle w:val="4"/>
        <w:bidi w:val="0"/>
        <w:spacing w:line="360" w:lineRule="auto" w:before="120" w:after="60"/>
        <w:ind w:left="420"/>
        <w:rPr>
          <w:rFonts w:hint="default" w:ascii="Times New Roman" w:hAnsi="Times New Roman"/>
          <w:lang w:val="en-US" w:eastAsia="zh-CN"/>
        </w:rPr>
      </w:pPr>
      <w:bookmarkStart w:id="48" w:name="_Toc4162"/>
      <w:r>
        <w:rPr>
          <w:rFonts w:hint="eastAsia" w:ascii="黑体" w:hAnsi="黑体" w:eastAsia="黑体"/>
          <w:b/>
          <w:sz w:val="24"/>
          <w:lang w:val="en-US" w:eastAsia="zh-CN"/>
        </w:rPr>
        <w:t>一</w:t>
      </w:r>
      <w:r>
        <w:rPr>
          <w:rFonts w:hint="eastAsia" w:ascii="黑体" w:hAnsi="黑体" w:eastAsia="黑体"/>
          <w:b/>
          <w:sz w:val="24"/>
          <w:lang w:val="en-US" w:eastAsia="zh-CN"/>
        </w:rPr>
        <w:t>、国内研究现状</w:t>
      </w:r>
      <w:bookmarkEnd w:id="48"/>
    </w:p>
    <w:p w14:paraId="544B7803">
      <w:pPr>
        <w:bidi w:val="0"/>
        <w:spacing w:line="360" w:lineRule="auto" w:before="0" w:after="0"/>
        <w:ind w:left="420"/>
        <w:rPr>
          <w:rFonts w:hint="eastAsia"/>
          <w:lang w:val="en-US" w:eastAsia="zh-CN"/>
        </w:rPr>
      </w:pPr>
      <w:r>
        <w:rPr>
          <w:rFonts w:hint="eastAsia" w:ascii="宋体" w:hAnsi="宋体" w:eastAsia="宋体"/>
          <w:sz w:val="24"/>
          <w:lang w:val="en-US" w:eastAsia="zh-CN"/>
        </w:rPr>
        <w:t>国内学界对佛日契嵩的研究，经历了从概论性介绍到专题化深入的发展历程。大致而言，可分为三个阶段。</w:t>
      </w:r>
    </w:p>
    <w:p w14:paraId="1E317FA6">
      <w:pPr>
        <w:bidi w:val="0"/>
        <w:spacing w:line="360" w:lineRule="auto" w:before="0" w:after="0"/>
        <w:ind w:left="420"/>
        <w:rPr>
          <w:rFonts w:hint="eastAsia"/>
          <w:lang w:val="en-US" w:eastAsia="zh-CN"/>
        </w:rPr>
      </w:pPr>
      <w:r>
        <w:rPr>
          <w:rFonts w:hint="eastAsia" w:ascii="宋体" w:hAnsi="宋体" w:eastAsia="宋体"/>
          <w:sz w:val="24"/>
          <w:lang w:val="en-US" w:eastAsia="zh-CN"/>
        </w:rPr>
        <w:t>第一阶段（20世纪80年代至90年代），以概论性和思想史通论为主。郭朋的《中国佛教思想史》（1994）对佛日契嵩调和儒佛的努力给予了基本定位，将其视为“佛教中国化”进程中的关键环节。方立天的《中国佛教哲学要义》（2002）虽非佛日契嵩专论，但其对佛教心性论范畴——“心”“性”“情”“诚”——的精准分析，为理解佛日契嵩思想提供了坚实的哲学概念框架。杨曾文的《宋元禅宗史》（2006）从禅宗史的视角，考察了佛日契嵩在编撰《传法正宗记》方面对禅宗祖统建构的贡献。此外，漆侠在《宋代经济史》等著作中对寺院经济的考察，虽然不直接涉及佛日契嵩，但为我们理解儒佛之争背后的社会经济动因提供了重要的背景知识。</w:t>
      </w:r>
      <w:r>
        <w:rPr>
          <w:rStyle w:val="28"/>
          <w:rFonts w:hint="eastAsia" w:ascii="宋体" w:hAnsi="宋体" w:eastAsia="宋体"/>
          <w:sz w:val="24"/>
          <w:lang w:val="en-US" w:eastAsia="zh-CN"/>
        </w:rPr>
      </w:r>
      <w:r>
        <w:rPr>
          <w:rFonts w:hint="eastAsia" w:ascii="宋体" w:hAnsi="宋体" w:eastAsia="宋体"/>
          <w:sz w:val="24"/>
          <w:lang w:val="en-US" w:eastAsia="zh-CN"/>
        </w:rPr>
      </w:r>
      <w:r>
        <w:rPr>
          <w:rStyle w:val="28"/>
          <w:rFonts w:hint="eastAsia" w:ascii="宋体" w:hAnsi="宋体" w:eastAsia="宋体"/>
          <w:sz w:val="24"/>
          <w:lang w:val="en-US" w:eastAsia="zh-CN"/>
        </w:rPr>
      </w:r>
      <w:r>
        <w:rPr>
          <w:rFonts w:hint="eastAsia" w:ascii="宋体" w:hAnsi="宋体" w:eastAsia="宋体"/>
          <w:sz w:val="24"/>
          <w:lang w:val="en-US" w:eastAsia="zh-CN"/>
        </w:rPr>
      </w:r>
      <w:r>
        <w:rPr>
          <w:rStyle w:val="28"/>
          <w:rFonts w:hint="eastAsia" w:ascii="宋体" w:hAnsi="宋体" w:eastAsia="宋体"/>
          <w:sz w:val="24"/>
          <w:lang w:val="en-US" w:eastAsia="zh-CN"/>
        </w:rPr>
      </w:r>
      <w:r>
        <w:rPr>
          <w:rFonts w:hint="eastAsia" w:ascii="宋体" w:hAnsi="宋体" w:eastAsia="宋体"/>
          <w:sz w:val="24"/>
          <w:lang w:val="en-US" w:eastAsia="zh-CN"/>
        </w:rPr>
      </w:r>
      <w:r>
        <w:rPr>
          <w:rStyle w:val="28"/>
          <w:rFonts w:hint="eastAsia" w:ascii="宋体" w:hAnsi="宋体" w:eastAsia="宋体"/>
          <w:sz w:val="24"/>
          <w:lang w:val="en-US" w:eastAsia="zh-CN"/>
        </w:rPr>
      </w:r>
    </w:p>
    <w:p w14:paraId="59700F8D">
      <w:pPr>
        <w:bidi w:val="0"/>
        <w:spacing w:line="360" w:lineRule="auto" w:before="0" w:after="0"/>
        <w:ind w:left="420"/>
        <w:rPr>
          <w:rFonts w:hint="eastAsia"/>
          <w:lang w:val="en-US" w:eastAsia="zh-CN"/>
        </w:rPr>
      </w:pPr>
      <w:r>
        <w:rPr>
          <w:rFonts w:hint="eastAsia" w:ascii="宋体" w:hAnsi="宋体" w:eastAsia="宋体"/>
          <w:sz w:val="24"/>
          <w:lang w:val="en-US" w:eastAsia="zh-CN"/>
        </w:rPr>
        <w:t>第二阶段（2000年代），以学位论文和专题研究为主，研究视角逐步深化。这一时期出现了多篇以“契嵩佛学思想研究”或“契嵩儒佛会通思想研究”为题的硕博论文，系统梳理了佛日契嵩的生平、著作及其会通儒佛的主要论点。劳政武的《佛教戒律学》（1999）对戒律的性质、功能有深入剖析，为理解佛日契嵩如何转化戒律提供了理论参照。</w:t>
      </w:r>
      <w:r>
        <w:rPr>
          <w:rStyle w:val="28"/>
          <w:rFonts w:hint="eastAsia" w:ascii="宋体" w:hAnsi="宋体" w:eastAsia="宋体"/>
          <w:sz w:val="24"/>
          <w:lang w:val="en-US" w:eastAsia="zh-CN"/>
        </w:rPr>
      </w:r>
    </w:p>
    <w:p w14:paraId="68757ACE">
      <w:pPr>
        <w:bidi w:val="0"/>
        <w:spacing w:line="360" w:lineRule="auto" w:before="0" w:after="0"/>
        <w:ind w:left="420"/>
        <w:rPr>
          <w:rFonts w:hint="eastAsia"/>
          <w:lang w:val="en-US" w:eastAsia="zh-CN"/>
        </w:rPr>
      </w:pPr>
      <w:r>
        <w:rPr>
          <w:rFonts w:hint="eastAsia" w:ascii="宋体" w:hAnsi="宋体" w:eastAsia="宋体"/>
          <w:sz w:val="24"/>
          <w:lang w:val="en-US" w:eastAsia="zh-CN"/>
        </w:rPr>
        <w:t>第三阶段（2010年代至今），研究视角进一步细化，开始出现以特定概念或文本为中心的研究。陈雷的《契嵩佛学思想研究》（2016）是目前较为系统的契嵩思想专著，涵盖其心性论、孝道观、儒佛关系等多个面向，但诚信问题并未成为独立的论述主题。</w:t>
      </w:r>
      <w:r>
        <w:rPr>
          <w:rStyle w:val="28"/>
          <w:rFonts w:hint="eastAsia" w:ascii="宋体" w:hAnsi="宋体" w:eastAsia="宋体"/>
          <w:sz w:val="24"/>
          <w:lang w:val="en-US" w:eastAsia="zh-CN"/>
        </w:rPr>
        <w:footnoteReference w:id="12"/>
      </w:r>
      <w:r>
        <w:rPr>
          <w:rFonts w:hint="eastAsia" w:ascii="宋体" w:hAnsi="宋体" w:eastAsia="宋体"/>
          <w:sz w:val="24"/>
          <w:lang w:val="en-US" w:eastAsia="zh-CN"/>
        </w:rPr>
        <w:t>近年来，随着数字人文和文献数据库的发展，对契嵩文本的整理和校释也取得了新的进展。</w:t>
      </w:r>
    </w:p>
    <w:p w14:paraId="485E3999">
      <w:pPr>
        <w:bidi w:val="0"/>
        <w:spacing w:line="360" w:lineRule="auto" w:before="0" w:after="0"/>
        <w:ind w:left="420"/>
        <w:rPr>
          <w:rFonts w:hint="eastAsia"/>
          <w:lang w:val="en-US" w:eastAsia="zh-CN"/>
        </w:rPr>
      </w:pPr>
      <w:r>
        <w:rPr>
          <w:rFonts w:hint="eastAsia" w:ascii="宋体" w:hAnsi="宋体" w:eastAsia="宋体"/>
          <w:sz w:val="24"/>
          <w:lang w:val="en-US" w:eastAsia="zh-CN"/>
        </w:rPr>
        <w:t>从学术论文来看，近年来学界对契嵩的研究呈现出视角不断细化的趋势。王连东于2024年发表在《宗教学研究》上的《游观般若与儒释一贯——以契嵩诗为中心》一文，从诗歌这一过去不太被关注的文体入手，通过语境建构的方式展现契嵩诗中游观山水的人与事，反映儒释一贯的活动和话题，分析契嵩的用典技法，指出其借古讽今、诠释儒释一贯的历史反照。</w:t>
      </w:r>
      <w:r>
        <w:rPr>
          <w:rStyle w:val="28"/>
          <w:rFonts w:hint="eastAsia" w:ascii="宋体" w:hAnsi="宋体" w:eastAsia="宋体"/>
          <w:sz w:val="24"/>
          <w:lang w:val="en-US" w:eastAsia="zh-CN"/>
        </w:rPr>
        <w:footnoteReference w:id="13"/>
      </w:r>
      <w:r>
        <w:rPr>
          <w:rFonts w:hint="eastAsia" w:ascii="宋体" w:hAnsi="宋体" w:eastAsia="宋体"/>
          <w:sz w:val="24"/>
          <w:lang w:val="en-US" w:eastAsia="zh-CN"/>
        </w:rPr>
        <w:t>这表明学界对契嵩的研究已从单一的义理分析扩展到文学、修辞等多维度。</w:t>
      </w:r>
    </w:p>
    <w:p w14:paraId="48FB578E">
      <w:pPr>
        <w:bidi w:val="0"/>
        <w:spacing w:line="360" w:lineRule="auto" w:before="0" w:after="0"/>
        <w:ind w:left="420"/>
        <w:rPr>
          <w:rFonts w:hint="eastAsia"/>
          <w:lang w:val="en-US" w:eastAsia="zh-CN"/>
        </w:rPr>
      </w:pPr>
      <w:r>
        <w:rPr>
          <w:rFonts w:hint="eastAsia" w:ascii="宋体" w:hAnsi="宋体" w:eastAsia="宋体"/>
          <w:sz w:val="24"/>
          <w:lang w:val="en-US" w:eastAsia="zh-CN"/>
        </w:rPr>
        <w:t>同年，张卉发表的一篇关于“契嵩佛学化的《中庸》诠释”的研究，深入分析了契嵩如何以佛学概念重新解读《中庸》的核心范畴。该文指出，契嵩将《中庸》之“性”解为“真如、清净”，将“诚”解为“真如、为空，贯穿于万物的始终”，并主张将佛之“中道”、孝道纳入王道思想中。该研究还指出，契嵩佛学化的《中庸》诠释不但推动了佛学的儒学化，而且有利于士大夫对佛教的接受，也给士大夫建设新儒学带来了有益的启示。</w:t>
      </w:r>
      <w:r>
        <w:rPr>
          <w:rStyle w:val="28"/>
          <w:rFonts w:hint="eastAsia" w:ascii="宋体" w:hAnsi="宋体" w:eastAsia="宋体"/>
          <w:sz w:val="24"/>
          <w:lang w:val="en-US" w:eastAsia="zh-CN"/>
        </w:rPr>
      </w:r>
    </w:p>
    <w:p w14:paraId="11393AA0">
      <w:pPr>
        <w:bidi w:val="0"/>
        <w:spacing w:line="360" w:lineRule="auto" w:before="0" w:after="0"/>
        <w:ind w:left="420"/>
        <w:rPr>
          <w:rFonts w:hint="eastAsia"/>
          <w:lang w:val="en-US" w:eastAsia="zh-CN"/>
        </w:rPr>
      </w:pPr>
      <w:r>
        <w:rPr>
          <w:rFonts w:hint="eastAsia" w:ascii="宋体" w:hAnsi="宋体" w:eastAsia="宋体"/>
          <w:sz w:val="24"/>
          <w:lang w:val="en-US" w:eastAsia="zh-CN"/>
        </w:rPr>
        <w:t>丁建华从儒佛圆融的角度重新审视契嵩思想的结构。研究指出，契嵩对儒佛一贯的理解主要是从三个层次展开的：首先，儒佛都是趋向于伦理意义的“善”，教人为善既是伦理目标也是伦理结果；更进一步，契嵩将儒佛导人向善的思想基础安立在“心”上，“通过援引宗密四种心并进一步发挥，使得佛教各宗乃至儒道外教都作为'心'的呈现形式而达到一致”；最后，从心开出“'至''如'与'变''识'两个方面，前者不动而为本，后者无不动而成变，与儒学的'性''情'范畴紧紧联系在一起”。这一研究揭示出契嵩思想中的层次性和结构性特征，对本研究的理论分析具有重要参考价值。</w:t>
      </w:r>
      <w:r>
        <w:rPr>
          <w:rStyle w:val="28"/>
          <w:rFonts w:hint="eastAsia" w:ascii="宋体" w:hAnsi="宋体" w:eastAsia="宋体"/>
          <w:sz w:val="24"/>
          <w:lang w:val="en-US" w:eastAsia="zh-CN"/>
        </w:rPr>
      </w:r>
      <w:r>
        <w:rPr>
          <w:rFonts w:hint="eastAsia" w:ascii="宋体" w:hAnsi="宋体" w:eastAsia="宋体"/>
          <w:sz w:val="24"/>
          <w:lang w:val="en-US" w:eastAsia="zh-CN"/>
        </w:rPr>
      </w:r>
    </w:p>
    <w:p w14:paraId="642D3BF2">
      <w:pPr>
        <w:bidi w:val="0"/>
        <w:spacing w:line="360" w:lineRule="auto" w:before="0" w:after="0"/>
        <w:ind w:left="420"/>
        <w:rPr>
          <w:rFonts w:hint="eastAsia"/>
          <w:lang w:val="en-US" w:eastAsia="zh-CN"/>
        </w:rPr>
      </w:pPr>
      <w:r>
        <w:rPr>
          <w:rFonts w:hint="eastAsia" w:ascii="宋体" w:hAnsi="宋体" w:eastAsia="宋体"/>
          <w:sz w:val="24"/>
          <w:lang w:val="en-US" w:eastAsia="zh-CN"/>
        </w:rPr>
        <w:t>在佛教戒律与儒家伦理的比较研究方面，学界普遍关注到“五戒”与“五常”的配对并非契嵩首创，早在南北朝时期的《提谓波利经》中就有类似说法。但陈雷认为，契嵩的独特贡献在于，他不是进行简单的机械类比，而是从心性论的高度，为这种配对提供了内在的、必然的联系。例如，他将“不妄语”戒与“信”德，共同建立在“心性真实”这一本体论承诺之上。</w:t>
      </w:r>
      <w:r>
        <w:rPr>
          <w:rStyle w:val="28"/>
          <w:rFonts w:hint="eastAsia" w:ascii="宋体" w:hAnsi="宋体" w:eastAsia="宋体"/>
          <w:sz w:val="24"/>
          <w:lang w:val="en-US" w:eastAsia="zh-CN"/>
        </w:rPr>
      </w:r>
    </w:p>
    <w:p w14:paraId="4C8A019A">
      <w:pPr>
        <w:bidi w:val="0"/>
        <w:spacing w:line="360" w:lineRule="auto" w:before="0" w:after="0"/>
        <w:ind w:left="420"/>
        <w:rPr>
          <w:rFonts w:hint="eastAsia"/>
          <w:lang w:val="en-US" w:eastAsia="zh-CN"/>
        </w:rPr>
      </w:pPr>
      <w:r>
        <w:rPr>
          <w:rFonts w:hint="eastAsia" w:ascii="宋体" w:hAnsi="宋体" w:eastAsia="宋体"/>
          <w:sz w:val="24"/>
          <w:lang w:val="en-US" w:eastAsia="zh-CN"/>
        </w:rPr>
        <w:t>然而，现有研究的不足也十分明显。其一，专门以“契嵩诚信思想”为核心研究对象的成果极为稀少。“诚信”大多作为“孝道”或“五常”研究的一个子项被简要提及，缺乏系统性的哲学开掘。其二，研究视角多局限于哲学史或宗教学内部，缺乏与当代社会核心问题，如社会治理、信用体系建设、道德教育的深度对话，使得契嵩思想的现实意义未能得到充分彰显。这正是本研究的切入点和力图突破之处。</w:t>
      </w:r>
    </w:p>
    <w:p w14:paraId="0A32D34C">
      <w:pPr>
        <w:bidi w:val="0"/>
        <w:spacing w:line="360" w:lineRule="auto"/>
        <w:rPr>
          <w:rFonts w:hint="eastAsia"/>
          <w:lang w:val="en-US" w:eastAsia="zh-CN"/>
        </w:rPr>
      </w:pPr>
    </w:p>
    <w:p w14:paraId="02A7F663">
      <w:pPr>
        <w:pStyle w:val="4"/>
        <w:bidi w:val="0"/>
        <w:spacing w:line="360" w:lineRule="auto" w:before="120" w:after="60"/>
        <w:ind w:left="420"/>
        <w:rPr>
          <w:rFonts w:hint="default" w:ascii="Times New Roman" w:hAnsi="Times New Roman"/>
          <w:lang w:val="en-US" w:eastAsia="zh-CN"/>
        </w:rPr>
      </w:pPr>
      <w:bookmarkStart w:id="49" w:name="_Toc22188"/>
      <w:r>
        <w:rPr>
          <w:rFonts w:hint="eastAsia" w:ascii="黑体" w:hAnsi="黑体" w:eastAsia="黑体"/>
          <w:b/>
          <w:sz w:val="24"/>
          <w:lang w:val="en-US" w:eastAsia="zh-CN"/>
        </w:rPr>
        <w:t>二</w:t>
      </w:r>
      <w:r>
        <w:rPr>
          <w:rFonts w:hint="eastAsia" w:ascii="黑体" w:hAnsi="黑体" w:eastAsia="黑体"/>
          <w:b/>
          <w:sz w:val="24"/>
          <w:lang w:val="en-US" w:eastAsia="zh-CN"/>
        </w:rPr>
        <w:t>、国</w:t>
      </w:r>
      <w:r>
        <w:rPr>
          <w:rFonts w:hint="eastAsia" w:ascii="黑体" w:hAnsi="黑体" w:eastAsia="黑体"/>
          <w:b/>
          <w:sz w:val="24"/>
          <w:lang w:val="en-US" w:eastAsia="zh-CN"/>
        </w:rPr>
        <w:t>外</w:t>
      </w:r>
      <w:r>
        <w:rPr>
          <w:rFonts w:hint="eastAsia" w:ascii="黑体" w:hAnsi="黑体" w:eastAsia="黑体"/>
          <w:b/>
          <w:sz w:val="24"/>
          <w:lang w:val="en-US" w:eastAsia="zh-CN"/>
        </w:rPr>
        <w:t>研究现状</w:t>
      </w:r>
      <w:bookmarkEnd w:id="49"/>
    </w:p>
    <w:p w14:paraId="5C444108">
      <w:pPr>
        <w:spacing w:line="360" w:lineRule="auto" w:before="0" w:after="0"/>
        <w:ind w:left="420"/>
        <w:rPr>
          <w:rFonts w:hint="eastAsia"/>
        </w:rPr>
      </w:pPr>
      <w:r>
        <w:rPr>
          <w:rFonts w:hint="eastAsia" w:ascii="宋体" w:hAnsi="宋体" w:eastAsia="宋体"/>
          <w:sz w:val="24"/>
        </w:rPr>
        <w:t>日本学界对宋代佛教的研究起步早、积淀深厚。诸如道端良秀『中国佛教と社会倫理』（1970）等对中国佛教与社会伦理关系的研究，为理解契嵩提供了广阔的社会史背景。在契嵩的专门研究方面，日本学者木村泰贤、镰田茂雄等，多关注其在禅宗灯史（《传法正宗记》）编撰上的贡献，以及其思想的“护法”性质。部分研究论及他的《辅教编》在思想上与唐代圭峰宗密“禅教一致”论的承继关系，指出了契嵩思想的历史渊源。虽然日本学界的研究更多侧重于文献考证和思想源流梳理，而非理论对话和当代应用，但他们的精细考证和系统性研究方法，对本研究具有重要的方法论启示。</w:t>
      </w:r>
      <w:r>
        <w:rPr>
          <w:rStyle w:val="28"/>
          <w:rFonts w:hint="eastAsia" w:ascii="宋体" w:hAnsi="宋体" w:eastAsia="宋体"/>
          <w:sz w:val="24"/>
        </w:rPr>
      </w:r>
      <w:r>
        <w:rPr>
          <w:rFonts w:hint="eastAsia" w:ascii="宋体" w:hAnsi="宋体" w:eastAsia="宋体"/>
          <w:sz w:val="24"/>
        </w:rPr>
      </w:r>
      <w:r>
        <w:rPr>
          <w:rFonts w:hint="eastAsia" w:ascii="宋体" w:hAnsi="宋体" w:eastAsia="宋体"/>
          <w:sz w:val="24"/>
          <w:lang w:val="en-US" w:eastAsia="zh-CN"/>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48A8CFAA">
      <w:pPr>
        <w:spacing w:line="360" w:lineRule="auto" w:before="0" w:after="0"/>
        <w:ind w:left="420"/>
        <w:rPr>
          <w:rFonts w:hint="eastAsia"/>
        </w:rPr>
      </w:pPr>
      <w:r>
        <w:rPr>
          <w:rFonts w:hint="eastAsia" w:ascii="宋体" w:hAnsi="宋体" w:eastAsia="宋体"/>
          <w:sz w:val="24"/>
        </w:rPr>
        <w:t>欧美汉学界则更倾向于从“文化适应”与“身份建构”的视角审视契嵩。如彼得·K·博尔将契嵩的辩护，置于唐宋变革期中国社会精英重构文化秩序的宏大叙事中。在他看来，契嵩的工作不仅是宗教辩护，更是一种文化竞争行为：他试图通过论证佛教能更好地承载“斯文”（儒家文明之统），来为佛教在中国文化版图中争取一个不可或缺的核心地位。这种研究进路，虽可能弱化对哲学概念本身的深入辨析，但其广阔的文化史视野，提醒我们不能仅仅将契嵩的思想视为静态的概念推演，而应看作一场生动、激烈且充满策略性的动态对话。</w:t>
      </w:r>
      <w:r>
        <w:rPr>
          <w:rFonts w:hint="eastAsia" w:ascii="宋体" w:hAnsi="宋体" w:eastAsia="宋体"/>
          <w:sz w:val="24"/>
          <w:lang w:val="en-US" w:eastAsia="zh-CN"/>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416BEB0C">
      <w:pPr>
        <w:bidi w:val="0"/>
        <w:spacing w:line="360" w:lineRule="auto"/>
        <w:rPr>
          <w:rFonts w:hint="eastAsia"/>
          <w:lang w:val="en-US" w:eastAsia="zh-CN"/>
        </w:rPr>
      </w:pPr>
    </w:p>
    <w:p w14:paraId="5E960D53">
      <w:pPr>
        <w:pStyle w:val="4"/>
        <w:bidi w:val="0"/>
        <w:spacing w:line="360" w:lineRule="auto" w:before="120" w:after="60"/>
        <w:ind w:left="420"/>
        <w:rPr>
          <w:rFonts w:hint="default" w:ascii="Times New Roman" w:hAnsi="Times New Roman"/>
          <w:lang w:val="en-US" w:eastAsia="zh-CN"/>
        </w:rPr>
      </w:pPr>
      <w:bookmarkStart w:id="50" w:name="_Toc6828"/>
      <w:r>
        <w:rPr>
          <w:rFonts w:hint="eastAsia" w:ascii="黑体" w:hAnsi="黑体" w:eastAsia="黑体"/>
          <w:b/>
          <w:sz w:val="24"/>
          <w:lang w:val="en-US" w:eastAsia="zh-CN"/>
        </w:rPr>
        <w:t>三</w:t>
      </w:r>
      <w:r>
        <w:rPr>
          <w:rFonts w:hint="eastAsia" w:ascii="黑体" w:hAnsi="黑体" w:eastAsia="黑体"/>
          <w:b/>
          <w:sz w:val="24"/>
          <w:lang w:val="en-US" w:eastAsia="zh-CN"/>
        </w:rPr>
        <w:t>、文献评述</w:t>
      </w:r>
      <w:bookmarkEnd w:id="50"/>
    </w:p>
    <w:p w14:paraId="5CDCF76F">
      <w:pPr>
        <w:spacing w:line="360" w:lineRule="auto" w:before="0" w:after="0"/>
        <w:ind w:left="420"/>
        <w:rPr>
          <w:rFonts w:hint="eastAsia"/>
        </w:rPr>
      </w:pPr>
      <w:r>
        <w:rPr>
          <w:rFonts w:hint="eastAsia" w:ascii="宋体" w:hAnsi="宋体" w:eastAsia="宋体"/>
          <w:sz w:val="24"/>
        </w:rPr>
        <w:t>综观国内外研究，目前对契嵩的研究已从单一的哲学史或护教史叙述，扩展到更丰富的社会文化分析。然而，一个关键的交叉地带仍有待深入开掘：即契嵩的心性论哲学，如何具体地、内在地为“诚信”这一具体德目提供本体论基础，以及这种哲学论证能如何创造性地回应现代社会面临的诚信危机。现有研究多在历史语境中解读契嵩，而本研究的创新之处，恰恰在于将其哲学从历史语境中“解缚”，与“社会主义核心价值观”这一当代中国最核心的价值话语进行深度、严肃的理论对话，探索其跨越时空、对治现实问题的潜能。</w:t>
      </w:r>
    </w:p>
    <w:p w14:paraId="16031FB0">
      <w:pPr>
        <w:spacing w:line="360" w:lineRule="auto" w:before="0" w:after="0"/>
        <w:ind w:left="420"/>
        <w:rPr>
          <w:rFonts w:hint="eastAsia"/>
        </w:rPr>
      </w:pPr>
      <w:r>
        <w:rPr>
          <w:rFonts w:hint="eastAsia" w:ascii="宋体" w:hAnsi="宋体" w:eastAsia="宋体"/>
          <w:sz w:val="24"/>
        </w:rPr>
        <w:t>综上所述，学界对契嵩的研究虽已汗牛充栋，但多将其视为“护教”的辩护士，或简单地将其归入“孝道”研究的附庸。本文的创新之处在于，揭示了契嵩实际上是宋代“诚”论哲学的先驱。他通过《中庸解》与《辅教编》，实际上完成了一次从唐代宗密的“禅教一致”向程朱理学“性即理”的过渡。他解构了儒佛在“迹”（制度）上的对立，而在“本”（心性）上实现了深度的同构。这一发现，修正了以往单纯将契嵩视为“调和论者”的浅层认知，确立了他在宋明理学心性论源头上的重要地位。</w:t>
      </w:r>
    </w:p>
    <w:p w14:paraId="36BE42E9">
      <w:pPr>
        <w:spacing w:line="360" w:lineRule="auto"/>
        <w:rPr>
          <w:rFonts w:hint="eastAsia"/>
        </w:rPr>
      </w:pPr>
    </w:p>
    <w:p w14:paraId="191B9524">
      <w:pPr>
        <w:pStyle w:val="3"/>
        <w:bidi w:val="0"/>
        <w:spacing w:line="360" w:lineRule="auto" w:before="240" w:after="120"/>
        <w:rPr>
          <w:rFonts w:hint="eastAsia"/>
        </w:rPr>
      </w:pPr>
      <w:bookmarkStart w:id="51" w:name="_Toc6944"/>
      <w:r>
        <w:rPr>
          <w:rFonts w:hint="eastAsia" w:ascii="黑体" w:hAnsi="黑体" w:eastAsia="黑体"/>
          <w:b/>
          <w:sz w:val="28"/>
          <w:lang w:val="en-US" w:eastAsia="zh-CN"/>
        </w:rPr>
        <w:t>第</w:t>
      </w:r>
      <w:r>
        <w:rPr>
          <w:rFonts w:hint="eastAsia" w:ascii="黑体" w:hAnsi="黑体" w:eastAsia="黑体"/>
          <w:b/>
          <w:sz w:val="28"/>
          <w:lang w:val="en-US" w:eastAsia="zh-CN"/>
        </w:rPr>
        <w:t>四</w:t>
      </w:r>
      <w:r>
        <w:rPr>
          <w:rFonts w:hint="eastAsia" w:ascii="黑体" w:hAnsi="黑体" w:eastAsia="黑体"/>
          <w:b/>
          <w:sz w:val="28"/>
          <w:lang w:val="en-US" w:eastAsia="zh-CN"/>
        </w:rPr>
        <w:t xml:space="preserve">节 </w:t>
      </w:r>
      <w:r>
        <w:rPr>
          <w:rFonts w:hint="eastAsia" w:ascii="黑体" w:hAnsi="黑体" w:eastAsia="黑体"/>
          <w:b/>
          <w:sz w:val="28"/>
        </w:rPr>
        <w:t>研究方法与创新点</w:t>
      </w:r>
      <w:bookmarkEnd w:id="51"/>
    </w:p>
    <w:p w14:paraId="6D34085F">
      <w:pPr>
        <w:spacing w:line="360" w:lineRule="auto"/>
        <w:rPr>
          <w:rFonts w:hint="eastAsia"/>
        </w:rPr>
      </w:pPr>
    </w:p>
    <w:p w14:paraId="19D288C6">
      <w:pPr>
        <w:pStyle w:val="4"/>
        <w:bidi w:val="0"/>
        <w:spacing w:line="360" w:lineRule="auto" w:before="120" w:after="60"/>
        <w:ind w:left="420"/>
        <w:rPr>
          <w:rFonts w:hint="default"/>
          <w:lang w:val="en-US" w:eastAsia="zh-CN"/>
        </w:rPr>
      </w:pPr>
      <w:bookmarkStart w:id="52" w:name="_Toc15834"/>
      <w:r>
        <w:rPr>
          <w:rFonts w:hint="default" w:ascii="黑体" w:hAnsi="黑体" w:eastAsia="黑体"/>
          <w:b/>
          <w:sz w:val="24"/>
          <w:lang w:val="en-US" w:eastAsia="zh-CN"/>
        </w:rPr>
        <w:t>一、研究方法</w:t>
      </w:r>
      <w:bookmarkEnd w:id="52"/>
    </w:p>
    <w:p w14:paraId="2CCE028F">
      <w:pPr>
        <w:bidi w:val="0"/>
        <w:spacing w:line="360" w:lineRule="auto" w:before="0" w:after="0"/>
        <w:ind w:left="420"/>
        <w:rPr>
          <w:rFonts w:hint="default"/>
          <w:lang w:val="en-US" w:eastAsia="zh-CN"/>
        </w:rPr>
      </w:pPr>
      <w:r>
        <w:rPr>
          <w:rFonts w:hint="default" w:ascii="宋体" w:hAnsi="宋体" w:eastAsia="宋体"/>
          <w:sz w:val="24"/>
          <w:lang w:val="en-US" w:eastAsia="zh-CN"/>
        </w:rPr>
        <w:t>本研究综合运用以下</w:t>
      </w:r>
      <w:r>
        <w:rPr>
          <w:rFonts w:hint="eastAsia" w:ascii="宋体" w:hAnsi="宋体" w:eastAsia="宋体"/>
          <w:sz w:val="24"/>
          <w:lang w:val="en-US" w:eastAsia="zh-CN"/>
        </w:rPr>
        <w:t>三</w:t>
      </w:r>
      <w:r>
        <w:rPr>
          <w:rFonts w:hint="default" w:ascii="宋体" w:hAnsi="宋体" w:eastAsia="宋体"/>
          <w:sz w:val="24"/>
          <w:lang w:val="en-US" w:eastAsia="zh-CN"/>
        </w:rPr>
        <w:t>种方法：</w:t>
      </w:r>
    </w:p>
    <w:p w14:paraId="5E1145E8">
      <w:pPr>
        <w:pStyle w:val="5"/>
        <w:bidi w:val="0"/>
        <w:spacing w:line="360" w:lineRule="auto" w:before="120" w:after="60"/>
        <w:ind w:left="420" w:leftChars="0" w:firstLine="0" w:firstLineChars="0"/>
        <w:rPr>
          <w:rFonts w:hint="default"/>
          <w:lang w:val="en-US" w:eastAsia="zh-CN"/>
        </w:rPr>
      </w:pPr>
      <w:r>
        <w:rPr>
          <w:rFonts w:hint="eastAsia" w:ascii="宋体" w:hAnsi="宋体" w:eastAsia="宋体"/>
          <w:b/>
          <w:sz w:val="24"/>
          <w:lang w:val="en-US" w:eastAsia="zh-CN"/>
        </w:rPr>
        <w:t>（一）</w:t>
      </w:r>
      <w:r>
        <w:rPr>
          <w:rFonts w:hint="default" w:ascii="宋体" w:hAnsi="宋体" w:eastAsia="宋体"/>
          <w:b/>
          <w:sz w:val="24"/>
          <w:lang w:val="en-US" w:eastAsia="zh-CN"/>
        </w:rPr>
        <w:t>文本细读法</w:t>
      </w:r>
    </w:p>
    <w:p w14:paraId="29C20115">
      <w:pPr>
        <w:bidi w:val="0"/>
        <w:spacing w:line="360" w:lineRule="auto" w:before="0" w:after="0"/>
        <w:ind w:left="420"/>
        <w:rPr>
          <w:rFonts w:hint="default"/>
          <w:lang w:val="en-US" w:eastAsia="zh-CN"/>
        </w:rPr>
      </w:pPr>
      <w:r>
        <w:rPr>
          <w:rFonts w:hint="default" w:ascii="宋体" w:hAnsi="宋体" w:eastAsia="宋体"/>
          <w:sz w:val="24"/>
          <w:lang w:val="en-US" w:eastAsia="zh-CN"/>
        </w:rPr>
        <w:t>以佛日契嵩的核心著作《镡津文集》，特别是其中的《辅教编》（含《原教》《广原教》《劝书》《孝论》《中庸解》等篇目）为中心文本，结合相关佛儒经典（如《中庸》《孟子》《大乘起信论》《维摩诘经》等），进行深入、细致的解读。本研究将特别注重对关键概念的语义学和训诂学分析，力求准确理解佛日契嵩所使用的核心概念的确切含义、内在逻辑及相互关系。具体而言，将采用“以经解经”的方法，用佛日契嵩自己的文本相互印证，避免脱离文本的过度诠释。</w:t>
      </w:r>
    </w:p>
    <w:p w14:paraId="679E2DF6">
      <w:pPr>
        <w:pStyle w:val="5"/>
        <w:bidi w:val="0"/>
        <w:spacing w:line="360" w:lineRule="auto" w:before="120" w:after="60"/>
        <w:ind w:left="420" w:leftChars="0" w:firstLine="0" w:firstLineChars="0"/>
        <w:rPr>
          <w:rFonts w:hint="default"/>
          <w:lang w:val="en-US" w:eastAsia="zh-CN"/>
        </w:rPr>
      </w:pPr>
      <w:r>
        <w:rPr>
          <w:rFonts w:hint="eastAsia" w:ascii="宋体" w:hAnsi="宋体" w:eastAsia="宋体"/>
          <w:b/>
          <w:sz w:val="24"/>
          <w:lang w:val="en-US" w:eastAsia="zh-CN"/>
        </w:rPr>
        <w:t>（二）</w:t>
      </w:r>
      <w:r>
        <w:rPr>
          <w:rFonts w:hint="default" w:ascii="宋体" w:hAnsi="宋体" w:eastAsia="宋体"/>
          <w:b/>
          <w:sz w:val="24"/>
          <w:lang w:val="en-US" w:eastAsia="zh-CN"/>
        </w:rPr>
        <w:t>比较研究法</w:t>
      </w:r>
    </w:p>
    <w:p w14:paraId="73D6F2EE">
      <w:pPr>
        <w:bidi w:val="0"/>
        <w:spacing w:line="360" w:lineRule="auto" w:before="0" w:after="0"/>
        <w:ind w:left="420"/>
        <w:rPr>
          <w:rFonts w:hint="default"/>
          <w:lang w:val="en-US" w:eastAsia="zh-CN"/>
        </w:rPr>
      </w:pPr>
      <w:r>
        <w:rPr>
          <w:rFonts w:hint="default" w:ascii="宋体" w:hAnsi="宋体" w:eastAsia="宋体"/>
          <w:sz w:val="24"/>
          <w:lang w:val="en-US" w:eastAsia="zh-CN"/>
        </w:rPr>
        <w:t>这是贯穿全篇的核心方法。具体包含三个层次：第一层次是佛儒内部比较，即佛日契嵩如何将佛教的“戒”与儒家的“德”进行概念对接与理论同构。第二层次是思想史比较，将佛日契嵩的心性思想与同时代及后世儒家思想家（如李翱、二程、张载、朱熹）的相关论述进行比较，以凸显其思想特色与贡献。第三层次是跨时空比较，即古今之比照，将宋代哲学置于当代语境下审视。</w:t>
      </w:r>
    </w:p>
    <w:p w14:paraId="03B44104">
      <w:pPr>
        <w:pStyle w:val="5"/>
        <w:bidi w:val="0"/>
        <w:spacing w:line="360" w:lineRule="auto"/>
        <w:ind w:left="0" w:leftChars="0" w:firstLine="0" w:firstLineChars="0"/>
        <w:rPr>
          <w:rFonts w:hint="default"/>
          <w:lang w:val="en-US" w:eastAsia="zh-CN"/>
        </w:rPr>
      </w:pPr>
      <w:r>
        <w:rPr>
          <w:rFonts w:hint="eastAsia"/>
          <w:lang w:val="en-US" w:eastAsia="zh-CN"/>
        </w:rPr>
        <w:t>（三）</w:t>
      </w:r>
      <w:r>
        <w:rPr>
          <w:rFonts w:hint="default"/>
          <w:lang w:val="en-US" w:eastAsia="zh-CN"/>
        </w:rPr>
        <w:t>跨学科研究法：</w:t>
      </w:r>
    </w:p>
    <w:p w14:paraId="2529145F">
      <w:pPr>
        <w:bidi w:val="0"/>
        <w:spacing w:line="360" w:lineRule="auto" w:before="0" w:after="0"/>
        <w:ind w:left="420"/>
        <w:rPr>
          <w:rFonts w:hint="default"/>
          <w:lang w:val="en-US" w:eastAsia="zh-CN"/>
        </w:rPr>
      </w:pPr>
      <w:r>
        <w:rPr>
          <w:rFonts w:hint="default" w:ascii="宋体" w:hAnsi="宋体" w:eastAsia="宋体"/>
          <w:sz w:val="24"/>
          <w:lang w:val="en-US" w:eastAsia="zh-CN"/>
        </w:rPr>
        <w:t>本研究主要采用哲学概念分析与历史学语境分析相结合的方法。在分析佛日契嵩心性论时，以哲学概念分析为主；在考察北宋儒佛之争的社会背景时，辅以历史学的方法。尤其在第四章探讨现实启示时，将适度引入社会学关于社会信用、道德教化的相关理论视角，尝试打通人文价值关怀与社会科学实证思维之间的隔阂。</w:t>
      </w:r>
    </w:p>
    <w:p w14:paraId="789A6E1B">
      <w:pPr>
        <w:bidi w:val="0"/>
        <w:spacing w:line="360" w:lineRule="auto"/>
        <w:rPr>
          <w:rFonts w:hint="default"/>
          <w:lang w:val="en-US" w:eastAsia="zh-CN"/>
        </w:rPr>
      </w:pPr>
    </w:p>
    <w:p w14:paraId="174BCE42">
      <w:pPr>
        <w:pStyle w:val="4"/>
        <w:bidi w:val="0"/>
        <w:spacing w:line="360" w:lineRule="auto" w:before="120" w:after="60"/>
        <w:ind w:left="420"/>
        <w:rPr>
          <w:rFonts w:hint="default"/>
          <w:lang w:val="en-US" w:eastAsia="zh-CN"/>
        </w:rPr>
      </w:pPr>
      <w:bookmarkStart w:id="53" w:name="_Toc3357"/>
      <w:r>
        <w:rPr>
          <w:rFonts w:hint="default" w:ascii="黑体" w:hAnsi="黑体" w:eastAsia="黑体"/>
          <w:b/>
          <w:sz w:val="24"/>
          <w:lang w:val="en-US" w:eastAsia="zh-CN"/>
        </w:rPr>
        <w:t>二、创新点</w:t>
      </w:r>
      <w:bookmarkEnd w:id="53"/>
    </w:p>
    <w:p w14:paraId="6A52F31F">
      <w:pPr>
        <w:bidi w:val="0"/>
        <w:spacing w:line="360" w:lineRule="auto" w:before="0" w:after="0"/>
        <w:ind w:left="420"/>
        <w:rPr>
          <w:rFonts w:hint="default"/>
          <w:lang w:val="en-US" w:eastAsia="zh-CN"/>
        </w:rPr>
      </w:pPr>
      <w:r>
        <w:rPr>
          <w:rFonts w:hint="default" w:ascii="宋体" w:hAnsi="宋体" w:eastAsia="宋体"/>
          <w:sz w:val="24"/>
          <w:lang w:val="en-US" w:eastAsia="zh-CN"/>
        </w:rPr>
        <w:t>本研究在继承现有研究成果的基础上，力求在以下三个方面实现突破：</w:t>
      </w:r>
    </w:p>
    <w:p w14:paraId="102C6376">
      <w:pPr>
        <w:bidi w:val="0"/>
        <w:spacing w:line="360" w:lineRule="auto" w:before="0" w:after="0"/>
        <w:ind w:left="420"/>
        <w:rPr>
          <w:rFonts w:hint="default"/>
          <w:lang w:val="en-US" w:eastAsia="zh-CN"/>
        </w:rPr>
      </w:pPr>
      <w:r>
        <w:rPr>
          <w:rFonts w:hint="default" w:ascii="宋体" w:hAnsi="宋体" w:eastAsia="宋体"/>
          <w:sz w:val="24"/>
          <w:lang w:val="en-US" w:eastAsia="zh-CN"/>
        </w:rPr>
        <w:t>第一，提出了“心性—规约—实践”的三维诚信范式。本研究不满足于将佛日契嵩的诚信思想作扁平化的概念介绍，而是将其提炼为一个具有立体结构的动态模型：“心性”是诚信的本体根据（诚），“规约”是其外在表现与制度保证（信与戒），“实践”则是在日常生活中的全面贯彻（以孝为统摄）。这一范式的提出，不仅是对佛日契嵩思想的系统重构，也为其与现代社会治理理论的对话提供了理论接口。</w:t>
      </w:r>
    </w:p>
    <w:p w14:paraId="2720D163">
      <w:pPr>
        <w:bidi w:val="0"/>
        <w:spacing w:line="360" w:lineRule="auto" w:before="0" w:after="0"/>
        <w:ind w:left="420"/>
        <w:rPr>
          <w:rFonts w:hint="default"/>
          <w:lang w:val="en-US" w:eastAsia="zh-CN"/>
        </w:rPr>
      </w:pPr>
      <w:r>
        <w:rPr>
          <w:rFonts w:hint="default" w:ascii="宋体" w:hAnsi="宋体" w:eastAsia="宋体"/>
          <w:sz w:val="24"/>
          <w:lang w:val="en-US" w:eastAsia="zh-CN"/>
        </w:rPr>
        <w:t>第二，建立了宋代佛教哲学与社会主义核心价值观的理论连接。本研究突破了传统佛学研究的古史畛域，将佛日契嵩的心性论和诚信思想，直接纳入“社会主义核心价值观”的理论视野下进行考察。尤其是第四部分，将佛日契嵩对“真实无妄”的“直心”的推崇，与当代诚信建设中“不愿失信”的内生动力机制相联系，为理解传统文化的“创造性转化与创新性发展”提供了一个具体而微的深度案例。</w:t>
      </w:r>
    </w:p>
    <w:p w14:paraId="3213C0A2">
      <w:pPr>
        <w:bidi w:val="0"/>
        <w:spacing w:line="360" w:lineRule="auto" w:before="0" w:after="0"/>
        <w:ind w:left="420"/>
        <w:rPr>
          <w:rFonts w:hint="eastAsia" w:ascii="宋体" w:hAnsi="宋体" w:cs="宋体"/>
          <w:b w:val="0"/>
          <w:bCs w:val="0"/>
          <w:color w:val="auto"/>
          <w:kern w:val="2"/>
          <w:sz w:val="24"/>
          <w:szCs w:val="24"/>
          <w:highlight w:val="none"/>
          <w:lang w:val="en-US" w:eastAsia="zh-CN" w:bidi="ar"/>
        </w:rPr>
      </w:pPr>
      <w:r>
        <w:rPr>
          <w:rFonts w:hint="default" w:ascii="宋体" w:hAnsi="宋体" w:eastAsia="宋体"/>
          <w:sz w:val="24"/>
          <w:lang w:val="en-US" w:eastAsia="zh-CN"/>
        </w:rPr>
        <w:t>第三，深化了对“诚”与“信”关系的哲学辨析。在现有研究中，“诚”与“信”常被视为同义词或近义词。本研究通过对佛日契嵩思想的解读，将“诚”界定为心性本体的存在状态（真实无妄），将“信”界定为由此本体发出的、在人际关系中的践履承诺（不妄语）。这种“诚体信用”的结构，为当代反思信用制度与道德内化的关系，提供了超越功利主义的哲学基础。</w:t>
      </w:r>
    </w:p>
    <w:p w14:paraId="1976B698">
      <w:pPr>
        <w:pStyle w:val="2"/>
        <w:bidi w:val="0"/>
        <w:spacing w:line="360" w:lineRule="auto" w:before="240" w:after="120"/>
        <w:jc w:val="center"/>
        <w:rPr>
          <w:rFonts w:hint="eastAsia"/>
          <w:lang w:val="en-US" w:eastAsia="zh-CN"/>
        </w:rPr>
      </w:pPr>
      <w:bookmarkStart w:id="54" w:name="_Toc4332"/>
      <w:bookmarkStart w:id="55" w:name="_Toc9626"/>
      <w:bookmarkStart w:id="56" w:name="_Toc19522"/>
      <w:bookmarkStart w:id="57" w:name="_Toc8698"/>
      <w:bookmarkStart w:id="58" w:name="_Toc26611"/>
      <w:bookmarkStart w:id="59" w:name="_Toc27899"/>
      <w:bookmarkStart w:id="60" w:name="_Toc19954"/>
      <w:r>
        <w:rPr>
          <w:rFonts w:hint="eastAsia" w:ascii="黑体" w:hAnsi="黑体" w:eastAsia="黑体"/>
          <w:b/>
          <w:sz w:val="32"/>
          <w:lang w:val="en-US" w:eastAsia="zh-CN"/>
        </w:rPr>
        <w:t>第</w:t>
      </w:r>
      <w:r>
        <w:rPr>
          <w:rFonts w:hint="eastAsia" w:ascii="黑体" w:hAnsi="黑体" w:eastAsia="黑体"/>
          <w:b/>
          <w:sz w:val="32"/>
          <w:lang w:val="en-US" w:eastAsia="zh-CN"/>
        </w:rPr>
        <w:t>二</w:t>
      </w:r>
      <w:r>
        <w:rPr>
          <w:rFonts w:hint="eastAsia" w:ascii="黑体" w:hAnsi="黑体" w:eastAsia="黑体"/>
          <w:b/>
          <w:sz w:val="32"/>
          <w:lang w:val="en-US" w:eastAsia="zh-CN"/>
        </w:rPr>
        <w:t xml:space="preserve">章 </w:t>
      </w:r>
      <w:bookmarkEnd w:id="54"/>
      <w:bookmarkEnd w:id="55"/>
      <w:bookmarkEnd w:id="56"/>
      <w:bookmarkEnd w:id="57"/>
      <w:bookmarkEnd w:id="58"/>
      <w:bookmarkEnd w:id="59"/>
      <w:r>
        <w:rPr>
          <w:rFonts w:hint="eastAsia" w:ascii="黑体" w:hAnsi="黑体" w:eastAsia="黑体"/>
          <w:b/>
          <w:sz w:val="32"/>
        </w:rPr>
        <w:t>佛日契嵩心性论的哲学架构</w:t>
      </w:r>
      <w:bookmarkEnd w:id="60"/>
    </w:p>
    <w:p w14:paraId="6221024F">
      <w:pPr>
        <w:bidi w:val="0"/>
        <w:spacing w:line="360" w:lineRule="auto"/>
        <w:rPr>
          <w:rFonts w:hint="eastAsia"/>
          <w:lang w:val="en-US" w:eastAsia="zh-CN"/>
        </w:rPr>
      </w:pPr>
    </w:p>
    <w:p w14:paraId="5EEFB406">
      <w:pPr>
        <w:bidi w:val="0"/>
        <w:spacing w:line="360" w:lineRule="auto" w:before="0" w:after="0"/>
        <w:ind w:left="420"/>
        <w:rPr>
          <w:rFonts w:hint="eastAsia"/>
          <w:lang w:val="en-US" w:eastAsia="zh-CN"/>
        </w:rPr>
      </w:pPr>
      <w:r>
        <w:rPr>
          <w:rFonts w:hint="eastAsia" w:ascii="宋体" w:hAnsi="宋体" w:eastAsia="宋体"/>
          <w:sz w:val="24"/>
          <w:lang w:val="en-US" w:eastAsia="zh-CN"/>
        </w:rPr>
        <w:t>佛日契嵩的诚信思想，绝非孤立的伦理说教，而是其深邃心性论体系的逻辑延伸。他正是通过构建一个精密的心性宇宙，为儒佛伦理的合一找到了最终的哲学根据地。本章将深入剖析其心性论的三重核心结构：“心”的能动性、“性”的本体性与“情”的发生学。</w:t>
      </w:r>
    </w:p>
    <w:p w14:paraId="560EC68E">
      <w:pPr>
        <w:bidi w:val="0"/>
        <w:spacing w:line="360" w:lineRule="auto" w:before="0" w:after="0"/>
        <w:ind w:left="420"/>
        <w:rPr>
          <w:rFonts w:hint="eastAsia"/>
          <w:lang w:val="en-US" w:eastAsia="zh-CN"/>
        </w:rPr>
      </w:pPr>
      <w:r>
        <w:rPr>
          <w:rFonts w:hint="eastAsia" w:ascii="宋体" w:hAnsi="宋体" w:eastAsia="宋体"/>
          <w:sz w:val="24"/>
          <w:lang w:val="en-US" w:eastAsia="zh-CN"/>
        </w:rPr>
        <w:t>在进入具体分析之前，有必要交代佛日契嵩心性论的理论来源。从佛教传统内部看，佛日契嵩的心性论继承了华严宗和禅宗（尤其是云门宗）的心性学说。有学者指出，佛日契嵩“通过援引宗密四种心并进一步发挥，使得佛教各宗乃至儒道外教都作为'心'的呈现形式而达到一致”。这表明佛日契嵩受到了唐代宗密思想的重要影响。与此同时，佛日契嵩对华严宗的“理事无碍”法界观和禅宗的“即心即佛”说均有深入吸收。从儒家传统看，佛日契嵩明显受到《中庸》《孟子》的影响，同时也可能间接受到李翱《复性书》的启发——尽管这一问题学界尚有争议，但佛日契嵩在会通儒佛的方法论上确实与李翱有诸多相似之处。这些将在下文详细讨论。</w:t>
      </w:r>
      <w:r>
        <w:rPr>
          <w:rStyle w:val="28"/>
          <w:rFonts w:hint="eastAsia" w:ascii="宋体" w:hAnsi="宋体" w:eastAsia="宋体"/>
          <w:sz w:val="24"/>
          <w:lang w:val="en-US" w:eastAsia="zh-CN"/>
        </w:rPr>
      </w:r>
      <w:r>
        <w:rPr>
          <w:rFonts w:hint="eastAsia" w:ascii="宋体" w:hAnsi="宋体" w:eastAsia="宋体"/>
          <w:sz w:val="24"/>
          <w:lang w:val="en-US" w:eastAsia="zh-CN"/>
        </w:rPr>
      </w:r>
    </w:p>
    <w:p w14:paraId="5294FA55">
      <w:pPr>
        <w:bidi w:val="0"/>
        <w:spacing w:line="360" w:lineRule="auto"/>
        <w:rPr>
          <w:rFonts w:hint="default"/>
          <w:lang w:val="en-US" w:eastAsia="zh-CN"/>
        </w:rPr>
      </w:pPr>
    </w:p>
    <w:p w14:paraId="5AA751B2">
      <w:pPr>
        <w:pStyle w:val="3"/>
        <w:bidi w:val="0"/>
        <w:spacing w:line="360" w:lineRule="auto" w:before="240" w:after="120"/>
        <w:rPr>
          <w:rFonts w:hint="eastAsia"/>
          <w:lang w:val="en-US" w:eastAsia="zh-CN"/>
        </w:rPr>
      </w:pPr>
      <w:bookmarkStart w:id="61" w:name="_Toc4157"/>
      <w:bookmarkStart w:id="62" w:name="_Toc28462"/>
      <w:bookmarkStart w:id="63" w:name="_Toc27577"/>
      <w:bookmarkStart w:id="64" w:name="_Toc3852"/>
      <w:bookmarkStart w:id="65" w:name="_Toc8523"/>
      <w:bookmarkStart w:id="66" w:name="_Toc23109"/>
      <w:bookmarkStart w:id="67" w:name="_Toc16583"/>
      <w:r>
        <w:rPr>
          <w:rFonts w:hint="eastAsia" w:ascii="黑体" w:hAnsi="黑体" w:eastAsia="黑体"/>
          <w:b/>
          <w:sz w:val="28"/>
          <w:lang w:val="en-US" w:eastAsia="zh-CN"/>
        </w:rPr>
        <w:t>第一节 “心必至，至必变”：心的能动性与实践逻辑</w:t>
      </w:r>
      <w:bookmarkEnd w:id="61"/>
      <w:bookmarkEnd w:id="62"/>
      <w:bookmarkEnd w:id="63"/>
      <w:bookmarkEnd w:id="64"/>
      <w:bookmarkEnd w:id="65"/>
      <w:bookmarkEnd w:id="66"/>
      <w:r>
        <w:rPr>
          <w:rFonts w:hint="eastAsia" w:ascii="黑体" w:hAnsi="黑体" w:eastAsia="黑体"/>
          <w:b/>
          <w:sz w:val="28"/>
          <w:lang w:val="en-US" w:eastAsia="zh-CN"/>
        </w:rPr>
      </w:r>
      <w:bookmarkEnd w:id="67"/>
    </w:p>
    <w:p w14:paraId="4D433DB2">
      <w:pPr>
        <w:spacing w:line="360" w:lineRule="auto"/>
        <w:rPr>
          <w:rFonts w:hint="default" w:ascii="Times New Roman" w:hAnsi="Times New Roman"/>
          <w:lang w:val="en-US" w:eastAsia="zh-CN"/>
        </w:rPr>
      </w:pPr>
    </w:p>
    <w:p w14:paraId="0B845671">
      <w:pPr>
        <w:spacing w:line="360" w:lineRule="auto" w:before="0" w:after="0"/>
        <w:ind w:left="420"/>
        <w:rPr>
          <w:rFonts w:hint="default" w:ascii="Times New Roman" w:hAnsi="Times New Roman"/>
          <w:lang w:val="en-US" w:eastAsia="zh-CN"/>
        </w:rPr>
      </w:pPr>
      <w:r>
        <w:rPr>
          <w:rFonts w:hint="default" w:ascii="宋体" w:hAnsi="宋体" w:eastAsia="宋体"/>
          <w:sz w:val="24"/>
          <w:lang w:val="en-US" w:eastAsia="zh-CN"/>
        </w:rPr>
        <w:t>在佛日契嵩的哲学中，“心”并非一个静态的容器或镜子，而是一个包含着无限动能与实践指向的核心范畴。其集中体现，便是他提出的“心必至，至必变”这一充满张力的命题。</w:t>
      </w:r>
    </w:p>
    <w:p w14:paraId="6536DD58">
      <w:pPr>
        <w:spacing w:line="360" w:lineRule="auto"/>
        <w:rPr>
          <w:rFonts w:hint="default" w:ascii="Times New Roman" w:hAnsi="Times New Roman"/>
          <w:lang w:val="en-US" w:eastAsia="zh-CN"/>
        </w:rPr>
      </w:pPr>
    </w:p>
    <w:p w14:paraId="06843034">
      <w:pPr>
        <w:spacing w:line="360" w:lineRule="auto" w:before="0" w:after="0"/>
        <w:ind w:firstLine="480" w:firstLineChars="200" w:left="420"/>
        <w:rPr>
          <w:ins w:id="0" w:author="古月清禅" w:date="2026-06-10T17:06:24Z"/>
          <w:rFonts w:hint="eastAsia" w:ascii="楷体" w:hAnsi="楷体" w:eastAsia="楷体" w:cs="楷体"/>
          <w:lang w:val="en-US" w:eastAsia="zh-CN"/>
        </w:rPr>
      </w:pPr>
      <w:r>
        <w:rPr>
          <w:rFonts w:hint="eastAsia" w:ascii="宋体" w:hAnsi="宋体" w:eastAsia="宋体" w:cs="楷体"/>
          <w:sz w:val="24"/>
          <w:lang w:val="en-US" w:eastAsia="zh-CN"/>
        </w:rPr>
        <w:t>心必至，至必变，变者识也，至者如也。如者，妙万物者也；识者，纷万物、异万物者也。变也者，动之几也；至也者，妙之本也。天下无不本，天下无不动。故万物出于变，入于变；万物起于至，复于至。万物之变，见乎情；天下之至，存乎性。以情可以辨万物之变化，以性可以观天下之大妙。善夫情性，可以语圣人之教道也！万物同灵之谓心，圣人所履之谓道。道有大者焉，有小者焉；心有善者焉，有恶者焉。善恶有厚薄，大小有渐奥。故有大圣、有次圣、有小圣，有天、有人、有须伦、有鬼神，有介羽之属、有地道。群生者，一心之所出也；圣人者，一道之所离也。圣人之大小之端，不可不审也；群生之善恶之故，不可不慎也。</w:t>
      </w:r>
      <w:r>
        <w:rPr>
          <w:rStyle w:val="28"/>
          <w:rFonts w:hint="eastAsia" w:ascii="宋体" w:hAnsi="宋体" w:eastAsia="宋体" w:cs="楷体"/>
          <w:sz w:val="24"/>
          <w:lang w:val="en-US" w:eastAsia="zh-CN"/>
        </w:rPr>
        <w:footnoteReference w:id="21"/>
      </w:r>
    </w:p>
    <w:p w14:paraId="62A535B7">
      <w:pPr>
        <w:spacing w:line="360" w:lineRule="auto"/>
        <w:ind w:firstLine="480" w:firstLineChars="200"/>
        <w:rPr>
          <w:rFonts w:hint="eastAsia" w:ascii="楷体" w:hAnsi="楷体" w:eastAsia="楷体" w:cs="楷体"/>
          <w:lang w:val="en-US" w:eastAsia="zh-CN"/>
        </w:rPr>
      </w:pPr>
    </w:p>
    <w:p w14:paraId="60B3E829">
      <w:pPr>
        <w:spacing w:line="360" w:lineRule="auto" w:before="0" w:after="0"/>
        <w:ind w:left="420"/>
        <w:rPr>
          <w:rFonts w:hint="default" w:ascii="Times New Roman" w:hAnsi="Times New Roman"/>
          <w:lang w:val="en-US" w:eastAsia="zh-CN"/>
        </w:rPr>
      </w:pPr>
      <w:r>
        <w:rPr>
          <w:rFonts w:hint="default" w:ascii="宋体" w:hAnsi="宋体" w:eastAsia="宋体"/>
          <w:sz w:val="24"/>
          <w:lang w:val="en-US" w:eastAsia="zh-CN"/>
        </w:rPr>
        <w:t>此命题是对心识活动的精要概括，揭示了从超越本体到现象世界的动态生成过程。</w:t>
      </w:r>
    </w:p>
    <w:p w14:paraId="1D6C9A1C">
      <w:pPr>
        <w:spacing w:line="360" w:lineRule="auto" w:before="0" w:after="0"/>
        <w:ind w:left="420"/>
        <w:rPr>
          <w:rFonts w:hint="default" w:ascii="Times New Roman" w:hAnsi="Times New Roman"/>
          <w:lang w:val="en-US" w:eastAsia="zh-CN"/>
        </w:rPr>
      </w:pPr>
      <w:r>
        <w:rPr>
          <w:rFonts w:hint="default" w:ascii="宋体" w:hAnsi="宋体" w:eastAsia="宋体"/>
          <w:sz w:val="24"/>
          <w:lang w:val="en-US" w:eastAsia="zh-CN"/>
        </w:rPr>
        <w:t>佛日契嵩在《劝书》中有一段极为关键的文字，是理解其“心”论的最佳入口。</w:t>
      </w:r>
    </w:p>
    <w:p w14:paraId="53E5805E">
      <w:pPr>
        <w:spacing w:line="360" w:lineRule="auto"/>
        <w:rPr>
          <w:rFonts w:hint="default" w:ascii="Times New Roman" w:hAnsi="Times New Roman"/>
          <w:lang w:val="en-US" w:eastAsia="zh-CN"/>
        </w:rPr>
      </w:pPr>
    </w:p>
    <w:p w14:paraId="497814B7">
      <w:pPr>
        <w:spacing w:line="360" w:lineRule="auto" w:before="0" w:after="0"/>
        <w:ind w:left="420" w:leftChars="166" w:firstLine="480"/>
        <w:rPr>
          <w:rFonts w:hint="eastAsia" w:ascii="楷体" w:hAnsi="楷体" w:eastAsia="楷体" w:cs="楷体"/>
          <w:lang w:val="en-US" w:eastAsia="zh-CN"/>
        </w:rPr>
      </w:pPr>
      <w:r>
        <w:rPr>
          <w:rFonts w:hint="eastAsia" w:ascii="宋体" w:hAnsi="宋体" w:eastAsia="宋体" w:cs="楷体"/>
          <w:sz w:val="24"/>
          <w:lang w:val="en-US" w:eastAsia="zh-CN"/>
        </w:rPr>
        <w:t>潜子为《劝书》，或曰：'何以劝乎'？曰：'劝夫君子者自信其心，然后事其名为然也。古之圣人有曰佛者，先得乎人心之至正者，乃欲推此与天下同之；而天下学者反不能自信其心之然，遂毅然相与排佛之说以务其名，吾尝为其悲之。'</w:t>
      </w:r>
      <w:r>
        <w:rPr>
          <w:rStyle w:val="28"/>
          <w:rFonts w:hint="eastAsia" w:ascii="宋体" w:hAnsi="宋体" w:eastAsia="宋体" w:cs="楷体"/>
          <w:sz w:val="24"/>
          <w:lang w:val="en-US" w:eastAsia="zh-CN"/>
        </w:rPr>
        <w:footnoteReference w:id="22"/>
      </w:r>
    </w:p>
    <w:p w14:paraId="60C13123">
      <w:pPr>
        <w:spacing w:line="360" w:lineRule="auto"/>
        <w:ind w:left="0" w:leftChars="0" w:firstLine="0" w:firstLineChars="0"/>
        <w:rPr>
          <w:rFonts w:hint="eastAsia" w:ascii="楷体" w:hAnsi="楷体" w:eastAsia="楷体" w:cs="楷体"/>
          <w:lang w:val="en-US" w:eastAsia="zh-CN"/>
        </w:rPr>
      </w:pPr>
    </w:p>
    <w:p w14:paraId="3C344A74">
      <w:pPr>
        <w:spacing w:line="360" w:lineRule="auto" w:before="0" w:after="0"/>
        <w:ind w:firstLine="0" w:firstLineChars="0" w:left="420"/>
        <w:rPr>
          <w:rFonts w:hint="default" w:ascii="Times New Roman" w:hAnsi="Times New Roman"/>
          <w:lang w:val="en-US" w:eastAsia="zh-CN"/>
        </w:rPr>
      </w:pPr>
      <w:r>
        <w:rPr>
          <w:rFonts w:hint="default" w:ascii="宋体" w:hAnsi="宋体" w:eastAsia="宋体"/>
          <w:sz w:val="24"/>
          <w:lang w:val="en-US" w:eastAsia="zh-CN"/>
        </w:rPr>
        <w:t>这段话需要仔细训释。“自信其心”——“自”者，从己而出，非外铄也；“信”者，确认不疑；“其心”者，人人本具之本心。佛日契嵩认为，君子之所以为君子，在于他能够“自信其心”，即确认和信任自己内在的本心，然后在此基础上建立一切名教事业。“佛者，先得乎人心之至正者”——“至正”是心体的本然属性，超越一切偏邪私曲，佛陀即是那个最先证得人心之“至正”状态的觉悟者。“推此与天下同之”——佛陀说法的目的，是将这一“至正”之心推广于天下，使一切众生同证此心。而排佛者的问题出在哪里？出在“不能自信其心之然”。“然”字在此是关键词——它是心体本然的状态。排佛者之所以排斥佛教，是因为他们尚不能确认自己本心之“然”，被外在的“名”（名教、名相）所拘束，而“忽其诚说”。“诚说”，即关于“诚”的真实言说。</w:t>
      </w:r>
    </w:p>
    <w:p w14:paraId="234DDDAA">
      <w:pPr>
        <w:spacing w:line="360" w:lineRule="auto"/>
        <w:rPr>
          <w:rFonts w:hint="default" w:ascii="Times New Roman" w:hAnsi="Times New Roman"/>
          <w:lang w:val="en-US" w:eastAsia="zh-CN"/>
        </w:rPr>
      </w:pPr>
      <w:r>
        <w:rPr>
          <w:rFonts w:hint="default" w:ascii="Times New Roman" w:hAnsi="Times New Roman"/>
          <w:lang w:val="en-US" w:eastAsia="zh-CN"/>
        </w:rPr>
        <w:t>佛日契嵩进一步写道：</w:t>
      </w:r>
    </w:p>
    <w:p w14:paraId="44551483">
      <w:pPr>
        <w:spacing w:line="360" w:lineRule="auto"/>
        <w:rPr>
          <w:rFonts w:hint="default" w:ascii="Times New Roman" w:hAnsi="Times New Roman"/>
          <w:lang w:val="en-US" w:eastAsia="zh-CN"/>
        </w:rPr>
      </w:pPr>
    </w:p>
    <w:p w14:paraId="74CBD1B6">
      <w:pPr>
        <w:spacing w:line="360" w:lineRule="auto" w:before="0" w:after="0"/>
        <w:ind w:left="420" w:leftChars="166" w:firstLine="480" w:firstLineChars="200"/>
        <w:rPr>
          <w:rFonts w:hint="eastAsia" w:ascii="楷体" w:hAnsi="楷体" w:eastAsia="楷体" w:cs="楷体"/>
          <w:lang w:val="en-US" w:eastAsia="zh-CN"/>
        </w:rPr>
      </w:pPr>
      <w:r>
        <w:rPr>
          <w:rFonts w:hint="eastAsia" w:ascii="宋体" w:hAnsi="宋体" w:eastAsia="宋体" w:cs="楷体"/>
          <w:sz w:val="24"/>
          <w:lang w:val="en-US" w:eastAsia="zh-CN"/>
        </w:rPr>
        <w:t>夫心也者，圣人道义之本也；名也者，圣人劝善之权也。务其权而其本不审，其为善果善乎？其为道义果义乎？</w:t>
      </w:r>
      <w:r>
        <w:rPr>
          <w:rStyle w:val="28"/>
          <w:rFonts w:hint="default" w:ascii="宋体" w:hAnsi="宋体" w:eastAsia="宋体"/>
          <w:sz w:val="24"/>
          <w:lang w:val="en-US" w:eastAsia="zh-CN"/>
        </w:rPr>
        <w:footnoteReference w:id="23"/>
      </w:r>
    </w:p>
    <w:p w14:paraId="71F0ED21">
      <w:pPr>
        <w:spacing w:line="360" w:lineRule="auto"/>
        <w:rPr>
          <w:rFonts w:hint="eastAsia" w:ascii="楷体" w:hAnsi="楷体" w:eastAsia="楷体" w:cs="楷体"/>
          <w:lang w:val="en-US" w:eastAsia="zh-CN"/>
        </w:rPr>
      </w:pPr>
    </w:p>
    <w:p w14:paraId="1EC115F0">
      <w:pPr>
        <w:spacing w:line="360" w:lineRule="auto" w:before="0" w:after="0"/>
        <w:ind w:firstLine="0" w:firstLineChars="0" w:left="420"/>
        <w:rPr>
          <w:rFonts w:hint="default" w:ascii="Times New Roman" w:hAnsi="Times New Roman"/>
          <w:lang w:val="en-US" w:eastAsia="zh-CN"/>
        </w:rPr>
      </w:pPr>
      <w:r>
        <w:rPr>
          <w:rFonts w:hint="default" w:ascii="宋体" w:hAnsi="宋体" w:eastAsia="宋体"/>
          <w:sz w:val="24"/>
          <w:lang w:val="en-US" w:eastAsia="zh-CN"/>
        </w:rPr>
        <w:t>此处佛日契嵩对“本”与“权”做了概念区分：“本”是根本，“权”是权宜、方便。心是圣人道义的根本依据，名相制度（包括儒家的礼教规范）只是圣人用来劝善的权宜手段。“务其权而其本不审”——排佛者只抓住了权宜手段，却不去审查根本——那么他们所行之善真的是善吗？所行之道义真的是道义吗？这一追问极具摧毁力：它动摇了排佛者在道德评判上的合法性。在佛日契嵩看来，排佛者在“本”上的盲视，恰恰使他们自己成为了不知“道义之本”的人。</w:t>
      </w:r>
    </w:p>
    <w:p w14:paraId="187AED4A">
      <w:pPr>
        <w:spacing w:line="360" w:lineRule="auto" w:before="0" w:after="0"/>
        <w:ind w:left="420"/>
        <w:rPr>
          <w:rFonts w:hint="default" w:ascii="Times New Roman" w:hAnsi="Times New Roman"/>
          <w:lang w:val="en-US" w:eastAsia="zh-CN"/>
        </w:rPr>
      </w:pPr>
      <w:r>
        <w:rPr>
          <w:rFonts w:hint="default" w:ascii="宋体" w:hAnsi="宋体" w:eastAsia="宋体"/>
          <w:sz w:val="24"/>
          <w:lang w:val="en-US" w:eastAsia="zh-CN"/>
        </w:rPr>
        <w:t>更值得深究的是佛日契嵩对“理”的二分。</w:t>
      </w:r>
    </w:p>
    <w:p w14:paraId="224EE7FD">
      <w:pPr>
        <w:spacing w:line="360" w:lineRule="auto"/>
        <w:rPr>
          <w:rFonts w:hint="default" w:ascii="Times New Roman" w:hAnsi="Times New Roman"/>
          <w:lang w:val="en-US" w:eastAsia="zh-CN"/>
        </w:rPr>
      </w:pPr>
    </w:p>
    <w:p w14:paraId="0A7D2E38">
      <w:pPr>
        <w:spacing w:line="360" w:lineRule="auto" w:before="0" w:after="0"/>
        <w:ind w:left="420"/>
        <w:rPr>
          <w:rFonts w:hint="eastAsia" w:ascii="楷体" w:hAnsi="楷体" w:eastAsia="楷体" w:cs="楷体"/>
          <w:lang w:val="en-US" w:eastAsia="zh-CN"/>
        </w:rPr>
      </w:pPr>
      <w:r>
        <w:rPr>
          <w:rFonts w:hint="eastAsia" w:ascii="宋体" w:hAnsi="宋体" w:eastAsia="宋体" w:cs="楷体"/>
          <w:sz w:val="24"/>
          <w:lang w:val="en-US" w:eastAsia="zh-CN"/>
        </w:rPr>
        <w:t>今学者以适义为理，以行义为道，此但外事中节之道理也，未预乎圣人之大道也、大理也。夫大理也者，固常道之主也。</w:t>
      </w:r>
      <w:r>
        <w:rPr>
          <w:rStyle w:val="28"/>
          <w:rFonts w:hint="eastAsia" w:ascii="宋体" w:hAnsi="宋体" w:eastAsia="宋体" w:cs="楷体"/>
          <w:sz w:val="24"/>
          <w:lang w:val="en-US" w:eastAsia="zh-CN"/>
        </w:rPr>
        <w:footnoteReference w:id="24"/>
      </w:r>
    </w:p>
    <w:p w14:paraId="002543B8">
      <w:pPr>
        <w:spacing w:line="360" w:lineRule="auto"/>
        <w:rPr>
          <w:rFonts w:hint="eastAsia" w:ascii="楷体" w:hAnsi="楷体" w:eastAsia="楷体" w:cs="楷体"/>
          <w:lang w:val="en-US" w:eastAsia="zh-CN"/>
        </w:rPr>
      </w:pPr>
    </w:p>
    <w:p w14:paraId="62C08951">
      <w:pPr>
        <w:spacing w:line="360" w:lineRule="auto" w:before="0" w:after="0"/>
        <w:ind w:left="420"/>
        <w:rPr>
          <w:rFonts w:hint="default" w:ascii="Times New Roman" w:hAnsi="Times New Roman"/>
          <w:lang w:val="en-US" w:eastAsia="zh-CN"/>
        </w:rPr>
      </w:pPr>
      <w:r>
        <w:rPr>
          <w:rFonts w:hint="default" w:ascii="宋体" w:hAnsi="宋体" w:eastAsia="宋体"/>
          <w:sz w:val="24"/>
          <w:lang w:val="en-US" w:eastAsia="zh-CN"/>
        </w:rPr>
        <w:t>此处佛日契嵩区分了两种“理”：一是“外事中节之道理”——即外在行为合乎规范的经验性道理；二是“大理”——即作为“常道之主”的超越性大理。排佛者所说的“理”，只是“外事中节”之小理，尚未触及圣人的“大理”。而“大理”才是真正的“常道之主”——是一切道理之主宰和根源。这一区分，在哲学史上具有深远的意义：它为后来的程朱理学区分“物理”与“性理”（或“所以然”与“所当然”）提供了某种概念雏形。尽管程颐和朱熹最终以儒家立场重释了“理”的内涵，但概念区分的思维方式或已受到佛教心性论的启示。</w:t>
      </w:r>
    </w:p>
    <w:p w14:paraId="7D414DF1">
      <w:pPr>
        <w:spacing w:line="360" w:lineRule="auto" w:before="0" w:after="0"/>
        <w:ind w:left="420"/>
        <w:rPr>
          <w:rFonts w:hint="default" w:ascii="Times New Roman" w:hAnsi="Times New Roman"/>
          <w:lang w:val="en-US" w:eastAsia="zh-CN"/>
        </w:rPr>
      </w:pPr>
      <w:r>
        <w:rPr>
          <w:rFonts w:hint="default" w:ascii="宋体" w:hAnsi="宋体" w:eastAsia="宋体"/>
          <w:sz w:val="24"/>
          <w:lang w:val="en-US" w:eastAsia="zh-CN"/>
        </w:rPr>
        <w:t>在上述论述的基础上，佛日契嵩进一步提出了“推其大诚与天地万物同”的命题：</w:t>
      </w:r>
    </w:p>
    <w:p w14:paraId="6CDBA6BE">
      <w:pPr>
        <w:spacing w:line="360" w:lineRule="auto"/>
        <w:rPr>
          <w:rFonts w:hint="default" w:ascii="Times New Roman" w:hAnsi="Times New Roman"/>
          <w:lang w:val="en-US" w:eastAsia="zh-CN"/>
        </w:rPr>
      </w:pPr>
    </w:p>
    <w:p w14:paraId="076B9BA4">
      <w:pPr>
        <w:spacing w:line="360" w:lineRule="auto" w:before="0" w:after="0"/>
        <w:ind w:left="420"/>
        <w:rPr>
          <w:rFonts w:hint="eastAsia" w:ascii="楷体" w:hAnsi="楷体" w:eastAsia="楷体" w:cs="楷体"/>
          <w:lang w:val="en-US" w:eastAsia="zh-CN"/>
        </w:rPr>
      </w:pPr>
      <w:r>
        <w:rPr>
          <w:rFonts w:hint="eastAsia" w:ascii="宋体" w:hAnsi="宋体" w:eastAsia="宋体" w:cs="楷体"/>
          <w:sz w:val="24"/>
          <w:lang w:val="en-US" w:eastAsia="zh-CN"/>
        </w:rPr>
        <w:t>心必至，至必变，变必识，识必作，作必情，情必惑，惑必著，著必结，结必苦，苦必灭，灭必静，静必明，明必达，达必尽，尽必诚，诚必一，一必神，神必化。盖推其大诚与天地万物同，而天人鬼神自然相感而然也。</w:t>
      </w:r>
      <w:r>
        <w:rPr>
          <w:rStyle w:val="28"/>
          <w:rFonts w:hint="default" w:ascii="宋体" w:hAnsi="宋体" w:eastAsia="宋体"/>
          <w:sz w:val="24"/>
          <w:lang w:val="en-US" w:eastAsia="zh-CN"/>
        </w:rPr>
        <w:footnoteReference w:id="25"/>
      </w:r>
    </w:p>
    <w:p w14:paraId="3CC747D5">
      <w:pPr>
        <w:spacing w:line="360" w:lineRule="auto"/>
        <w:rPr>
          <w:rFonts w:hint="eastAsia" w:ascii="楷体" w:hAnsi="楷体" w:eastAsia="楷体" w:cs="楷体"/>
          <w:lang w:val="en-US" w:eastAsia="zh-CN"/>
        </w:rPr>
      </w:pPr>
    </w:p>
    <w:p w14:paraId="683AC894">
      <w:pPr>
        <w:spacing w:line="360" w:lineRule="auto" w:before="0" w:after="0"/>
        <w:ind w:left="420"/>
        <w:rPr>
          <w:rFonts w:hint="default" w:ascii="Times New Roman" w:hAnsi="Times New Roman"/>
          <w:lang w:val="en-US" w:eastAsia="zh-CN"/>
        </w:rPr>
      </w:pPr>
      <w:r>
        <w:rPr>
          <w:rFonts w:hint="default" w:ascii="宋体" w:hAnsi="宋体" w:eastAsia="宋体"/>
          <w:sz w:val="24"/>
          <w:lang w:val="en-US" w:eastAsia="zh-CN"/>
        </w:rPr>
        <w:t>这一命题极为重要。“大诚”即是心性本体之“诚”，它不是局限于个体内心的小诚，而是贯通天地万物的宇宙性大诚。当人能够扩充、推广这一“大诚”，使之与天地万物同体共感时，天人鬼神便“自然相感”。这是一种心性本体论层面的感通论——不是外在的神秘感应，而是本心的如实呈现所带来的本体论意义上的统一。心之至正，即是诚；诚之推广，即是与天地万物合一；天地万物之合一，即是天人感应的哲学根基。在此逻辑中，“诚”不仅是道德范畴，更是宇宙论范畴。</w:t>
      </w:r>
    </w:p>
    <w:p w14:paraId="18D8A88F">
      <w:pPr>
        <w:spacing w:line="360" w:lineRule="auto" w:before="0" w:after="0"/>
        <w:ind w:left="420"/>
        <w:rPr>
          <w:rFonts w:hint="default" w:ascii="Times New Roman" w:hAnsi="Times New Roman"/>
          <w:lang w:val="en-US" w:eastAsia="zh-CN"/>
        </w:rPr>
      </w:pPr>
      <w:r>
        <w:rPr>
          <w:rFonts w:hint="default" w:ascii="宋体" w:hAnsi="宋体" w:eastAsia="宋体"/>
          <w:sz w:val="24"/>
          <w:lang w:val="en-US" w:eastAsia="zh-CN"/>
        </w:rPr>
        <w:t>由此，佛日契嵩的心论可以概括为“心体—识用”的一如关系。心体是超越的、寂静的真如之体；识情是现象界的、变动的妙用之用。两者是本末、体用的一如关系，而非断裂的二元对立。</w:t>
      </w:r>
    </w:p>
    <w:p w14:paraId="1A8CEDB4">
      <w:pPr>
        <w:spacing w:line="360" w:lineRule="auto"/>
        <w:rPr>
          <w:rFonts w:hint="default" w:ascii="Times New Roman" w:hAnsi="Times New Roman"/>
          <w:lang w:val="en-US" w:eastAsia="zh-CN"/>
        </w:rPr>
      </w:pPr>
    </w:p>
    <w:p w14:paraId="20526955">
      <w:pPr>
        <w:spacing w:line="360" w:lineRule="auto" w:before="0" w:after="0"/>
        <w:ind w:left="420"/>
        <w:rPr>
          <w:rFonts w:hint="eastAsia" w:ascii="楷体" w:hAnsi="楷体" w:eastAsia="楷体" w:cs="楷体"/>
          <w:lang w:val="en-US" w:eastAsia="zh-CN"/>
        </w:rPr>
      </w:pPr>
      <w:r>
        <w:rPr>
          <w:rFonts w:hint="eastAsia" w:ascii="宋体" w:hAnsi="宋体" w:eastAsia="宋体" w:cs="楷体"/>
          <w:sz w:val="24"/>
          <w:lang w:val="en-US" w:eastAsia="zh-CN"/>
        </w:rPr>
        <w:t>古之圣人，有曰佛者，先得乎人心之至正者也。其推此心而与天下同之，故其言曰：‘一切众生皆有佛性。’又曰：‘一切善恶莫不自心。’又曰：‘佛者，穷深极微，以究乎死生之变，以通乎神明之往来，乃至于大妙。’</w:t>
      </w:r>
      <w:r>
        <w:rPr>
          <w:rStyle w:val="28"/>
          <w:rFonts w:hint="eastAsia" w:ascii="宋体" w:hAnsi="宋体" w:eastAsia="宋体" w:cs="楷体"/>
          <w:sz w:val="24"/>
          <w:lang w:val="en-US" w:eastAsia="zh-CN"/>
        </w:rPr>
        <w:footnoteReference w:id="26"/>
      </w:r>
    </w:p>
    <w:p w14:paraId="475D24FF">
      <w:pPr>
        <w:spacing w:line="360" w:lineRule="auto"/>
        <w:rPr>
          <w:rFonts w:hint="eastAsia" w:ascii="楷体" w:hAnsi="楷体" w:eastAsia="楷体" w:cs="楷体"/>
          <w:lang w:val="en-US" w:eastAsia="zh-CN"/>
        </w:rPr>
      </w:pPr>
    </w:p>
    <w:p w14:paraId="18D779FC">
      <w:pPr>
        <w:spacing w:line="360" w:lineRule="auto" w:before="0" w:after="0"/>
        <w:ind w:left="420"/>
        <w:rPr>
          <w:rFonts w:hint="default" w:ascii="Times New Roman" w:hAnsi="Times New Roman"/>
          <w:lang w:val="en-US" w:eastAsia="zh-CN"/>
        </w:rPr>
      </w:pPr>
      <w:r>
        <w:rPr>
          <w:rFonts w:hint="default" w:ascii="宋体" w:hAnsi="宋体" w:eastAsia="宋体"/>
          <w:sz w:val="24"/>
          <w:lang w:val="en-US" w:eastAsia="zh-CN"/>
        </w:rPr>
        <w:t>佛日契嵩进而指出，佛家之所以能够教化天下，正在于它“穷深极微，以究乎死生之变，以通乎神明之往来，乃至于大妙”。世俗之学（包括儒家）未能穷尽心的微妙，而佛则穷尽其极，达到了对心的最彻底认知。这一理论对于道德实践的意义是革命性的。佛日契嵩由此提出了他的核心修身观：“正人心”并非要“灭情识”，而是要“即情识而显真如”。也就是说，修行的功夫不在于闭目塞听、断绝一切念虑情欲（因为这不可能，也违背了“至必变”的自然规律），而在于让念念迁流的“情识”，始终不离于“心体”的真实无妄。如同波涛虽动，其水性恒湿；云翳虽幻，其虚空不动。当我们的见闻觉知、喜怒哀乐，无不是从“真实本心”这一本体自然流露时，“识”便不再是惑乱之源，而成为“智”的体现。</w:t>
      </w:r>
    </w:p>
    <w:p w14:paraId="7A11A669">
      <w:pPr>
        <w:spacing w:line="360" w:lineRule="auto" w:before="0" w:after="0"/>
        <w:ind w:left="420"/>
        <w:rPr>
          <w:rFonts w:hint="default" w:ascii="Times New Roman" w:hAnsi="Times New Roman"/>
          <w:lang w:val="en-US" w:eastAsia="zh-CN"/>
        </w:rPr>
      </w:pPr>
      <w:r>
        <w:rPr>
          <w:rFonts w:hint="default" w:ascii="宋体" w:hAnsi="宋体" w:eastAsia="宋体"/>
          <w:sz w:val="24"/>
          <w:lang w:val="en-US" w:eastAsia="zh-CN"/>
        </w:rPr>
        <w:t>佛日契嵩的这一思想，与同时代北宋理学先驱张载的“大心”说，在深层机理上有着令人惊异的共鸣。张载在《正蒙·大心篇》中提出：“大其心，则能体天下之物。物有未体，则心为有外。世人之心，止于闻见之狭。圣人尽性，不以见闻梏其心，其视天下无一物非我。”张载批判世人狭隘的“闻见之心”，主张扩充本有的“德性之知”，使心量扩大，直至与天下万物为一体。这与佛日契嵩的思想有两点根本共鸣：其一，两者都设定了一个超越感性经验的、能体认万物本体的“大心”或“本心”。佛日契嵩的“心体”（真如）与张载的“德性所知”的本心，都具有超越性、无限性。其二，两者都强调这种超越之心的能动性与实践性。张载的“体天下之物”并非被动的感知，而是一种积极的、使万物与我内在关联的道德实践。这与佛日契嵩“心必至，至必变”过程中，心体朗现并化育万物的能动逻辑，高度契合。</w:t>
      </w:r>
      <w:r>
        <w:rPr>
          <w:rStyle w:val="28"/>
          <w:rFonts w:hint="default" w:ascii="宋体" w:hAnsi="宋体" w:eastAsia="宋体"/>
          <w:sz w:val="24"/>
          <w:lang w:val="en-US" w:eastAsia="zh-CN"/>
        </w:rPr>
      </w:r>
      <w:r>
        <w:rPr>
          <w:rFonts w:hint="default" w:ascii="宋体" w:hAnsi="宋体" w:eastAsia="宋体"/>
          <w:sz w:val="24"/>
          <w:lang w:val="en-US" w:eastAsia="zh-CN"/>
        </w:rPr>
      </w:r>
    </w:p>
    <w:p w14:paraId="513CC138">
      <w:pPr>
        <w:spacing w:line="360" w:lineRule="auto" w:before="0" w:after="0"/>
        <w:ind w:left="420"/>
        <w:rPr>
          <w:rFonts w:hint="default" w:ascii="Times New Roman" w:hAnsi="Times New Roman"/>
          <w:lang w:val="en-US" w:eastAsia="zh-CN"/>
        </w:rPr>
      </w:pPr>
      <w:r>
        <w:rPr>
          <w:rFonts w:hint="default" w:ascii="宋体" w:hAnsi="宋体" w:eastAsia="宋体"/>
          <w:sz w:val="24"/>
          <w:lang w:val="en-US" w:eastAsia="zh-CN"/>
        </w:rPr>
        <w:t>然而，两者的区别同样值得深入辨析。首先，在本体论路径上，张载以“气”为宇宙本体，“大心”之“体天下之物”是通过“气”的感通实现的，所谓“民胞物与”即是气化感通的终极境界；而佛日契嵩完全从“心”的变现来讲，山河大地皆是心识之变，不涉及气的概念。其次，在功夫路径上，张载强调“变化气质”，通过后天的学习和修养来逐步改变气质之偏；佛日契嵩则强调“自信其心”，以顿悟方式直接回归本心的至正。这一区别恰是儒佛功夫论差异的缩影。再者，在终极目标上，张载的“大心”最终指向“为天地立心，为生民立命”，是典型的内圣外王路径；佛日契嵩的“至心”最终指向的是涅槃解脱，虽然他也强调“以佛修心、以儒治世”，但终极目标仍然是出世的。他们在肯定“心”具有超越个体闻见之私、并能成就一种宇宙性大我的本体能动性上，共同奏响了北宋“心性”哲学最强音的前奏。</w:t>
      </w:r>
    </w:p>
    <w:p w14:paraId="7948F387">
      <w:pPr>
        <w:spacing w:line="360" w:lineRule="auto"/>
        <w:rPr>
          <w:rFonts w:hint="eastAsia" w:ascii="Times New Roman" w:hAnsi="Times New Roman"/>
          <w:lang w:val="en-US" w:eastAsia="zh-CN"/>
        </w:rPr>
      </w:pPr>
    </w:p>
    <w:p w14:paraId="6DDA6CA6">
      <w:pPr>
        <w:pStyle w:val="3"/>
        <w:bidi w:val="0"/>
        <w:spacing w:line="360" w:lineRule="auto" w:before="240" w:after="120"/>
        <w:rPr>
          <w:rFonts w:hint="eastAsia" w:ascii="Times New Roman" w:hAnsi="Times New Roman"/>
          <w:lang w:val="en-US" w:eastAsia="zh-CN"/>
        </w:rPr>
      </w:pPr>
      <w:bookmarkStart w:id="68" w:name="_Toc19502"/>
      <w:bookmarkStart w:id="69" w:name="_Toc9370"/>
      <w:bookmarkStart w:id="70" w:name="_Toc7812"/>
      <w:bookmarkStart w:id="71" w:name="_Toc7555"/>
      <w:bookmarkStart w:id="72" w:name="_Toc23716"/>
      <w:bookmarkStart w:id="73" w:name="【paperrevise】083_元成宗大德三年（1299 年），朝廷下旨授予一"/>
      <w:bookmarkStart w:id="74" w:name="_Toc20058"/>
      <w:bookmarkStart w:id="75" w:name="_Toc17595"/>
      <w:r>
        <w:rPr>
          <w:rFonts w:hint="eastAsia" w:ascii="黑体" w:hAnsi="黑体" w:eastAsia="黑体"/>
          <w:b/>
          <w:sz w:val="28"/>
          <w:lang w:val="en-US" w:eastAsia="zh-CN"/>
        </w:rPr>
        <w:t>第二节 “性也者，无之至也”：性的本体论地位与超越性</w:t>
      </w:r>
      <w:bookmarkEnd w:id="68"/>
      <w:bookmarkEnd w:id="69"/>
      <w:bookmarkEnd w:id="70"/>
      <w:bookmarkEnd w:id="71"/>
      <w:bookmarkEnd w:id="72"/>
      <w:bookmarkEnd w:id="73"/>
      <w:bookmarkEnd w:id="74"/>
      <w:r>
        <w:rPr>
          <w:rFonts w:hint="eastAsia" w:ascii="黑体" w:hAnsi="黑体" w:eastAsia="黑体"/>
          <w:b/>
          <w:sz w:val="28"/>
          <w:lang w:val="en-US" w:eastAsia="zh-CN"/>
        </w:rPr>
      </w:r>
      <w:bookmarkEnd w:id="75"/>
    </w:p>
    <w:p w14:paraId="278D1A08">
      <w:pPr>
        <w:spacing w:line="360" w:lineRule="auto"/>
        <w:rPr>
          <w:rFonts w:hint="eastAsia"/>
        </w:rPr>
      </w:pPr>
    </w:p>
    <w:p w14:paraId="7ACF7C91">
      <w:pPr>
        <w:spacing w:line="360" w:lineRule="auto" w:before="0" w:after="0"/>
        <w:ind w:left="420"/>
        <w:rPr>
          <w:rFonts w:hint="eastAsia"/>
        </w:rPr>
      </w:pPr>
      <w:r>
        <w:rPr>
          <w:rFonts w:hint="eastAsia" w:ascii="宋体" w:hAnsi="宋体" w:eastAsia="宋体"/>
          <w:sz w:val="24"/>
        </w:rPr>
        <w:t>如果说“心”侧重于能动与妙用，那么“性”在佛日契嵩的哲学中，则标示着更为本源和寂然的绝对本体。他给“性”下了一个看似惊人、实则极为深刻的定义：“性也者，无之至也”。这个定义，是理解他整个体系的关键。</w:t>
      </w:r>
      <w:r>
        <w:rPr>
          <w:rStyle w:val="28"/>
          <w:rFonts w:hint="eastAsia" w:ascii="宋体" w:hAnsi="宋体" w:eastAsia="宋体"/>
          <w:sz w:val="24"/>
        </w:rPr>
      </w:r>
      <w:r>
        <w:rPr>
          <w:rFonts w:hint="eastAsia" w:ascii="宋体" w:hAnsi="宋体" w:eastAsia="宋体"/>
          <w:sz w:val="24"/>
        </w:rPr>
      </w:r>
    </w:p>
    <w:p w14:paraId="4AA11B94">
      <w:pPr>
        <w:spacing w:line="360" w:lineRule="auto" w:before="0" w:after="0"/>
        <w:ind w:left="420"/>
        <w:rPr>
          <w:rFonts w:hint="eastAsia"/>
        </w:rPr>
      </w:pPr>
      <w:r>
        <w:rPr>
          <w:rFonts w:hint="eastAsia" w:ascii="宋体" w:hAnsi="宋体" w:eastAsia="宋体"/>
          <w:sz w:val="24"/>
        </w:rPr>
        <w:t>要理解这一命题的深意，需要先追溯“无”这一概念在中国哲学史上的含义演变。在先秦道家（老子）那里，“无”是宇宙本根的称谓——“无，名天地之始；有，名万物之母。”“无”是对作为宇宙终极根源之“道”的否定性命名：正因为它超越了所有具体的属性，所以只能用“无”来指称。这是一种“遮诠”式的命名——用否定来表达肯定。在魏晋玄学（王弼）那里，“无”被进一步哲学化为“以无为本”的本体论命题。王弼说：“天地万物皆以无为本。”其思路是：任何具体事物（有）都不足以作为万物的根本，唯有那个超越了所有具体规定性的“无”，才能成为一切“有”的最终根据。这一论证方式被称为“崇本息末”。到了隋唐佛学（尤其是禅宗与华严宗），“无”的含义进一步深化，既保留了“空”的遮诠意味（破执），又融入了佛性论的存有论意涵（真如）。如《六祖坛经》所言“本来无一物”，既是对一切名相分别的荡除，又是对“自性本自清净”的肯定性认肯。</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487E2780">
      <w:pPr>
        <w:spacing w:line="360" w:lineRule="auto" w:before="0" w:after="0"/>
        <w:ind w:left="420"/>
        <w:rPr>
          <w:rFonts w:hint="eastAsia"/>
        </w:rPr>
      </w:pPr>
      <w:r>
        <w:rPr>
          <w:rFonts w:hint="eastAsia" w:ascii="宋体" w:hAnsi="宋体" w:eastAsia="宋体"/>
          <w:sz w:val="24"/>
        </w:rPr>
        <w:t>正是在这一思想脉络中，佛日契嵩的“无之至也”获得了其独特的哲学意义。“无之至也”绝非虚无主义，也不是“什么都没有”的意思。此处的“无”，是对一切经验属性的否定，是对一切分别、对待、名相的彻底超越。我们说某物是“有”，意味着它有颜色、形状、性质，可以被范畴所规定。但终极本体，作为一切现象存在与价值的源泉，其自身不能再被任何具体属性所限定，否则便沦为经验界的一员，失去其绝对性。因此，用“无”来指称“性”，恰恰是要说明它“无有形相”“无有方所”“超绝言虑”的绝对超越性。这个“至”字——即极致、极点——则是对这种“无”的极致状态的强调。它不是匮乏，而是无限圆满的另一种表达，是不可被对象化、不可言说的终极真实。</w:t>
      </w:r>
    </w:p>
    <w:p w14:paraId="56D9B2BA">
      <w:pPr>
        <w:spacing w:line="360" w:lineRule="auto" w:before="0" w:after="0"/>
        <w:ind w:left="420"/>
        <w:rPr>
          <w:rFonts w:hint="eastAsia"/>
        </w:rPr>
      </w:pPr>
      <w:r>
        <w:rPr>
          <w:rFonts w:hint="eastAsia" w:ascii="宋体" w:hAnsi="宋体" w:eastAsia="宋体"/>
          <w:sz w:val="24"/>
        </w:rPr>
        <w:t>佛日契嵩进一步从宇宙论的维度，论证了性的这一本体地位：“宇宙至大而内于性”。浩瀚无垠、至大无外的宇宙，是如何被“性”所包容、涵摄的？这并非物理空间的包裹，而是本体论的依存。天地万物，都依“性”而有，是“性”的显现与作用。没有“性”这一终极本体，宇宙万象便失去了其存在的最终根据，成为无根的幻影。在这里，佛日契嵩巧妙地转化了佛教“万法唯心”“三界唯识”的教义。他并没有单纯重复“心生万法”的命题，而是将“性”提到了一个比“心之识变”更为根本的地位，作为一切变现得以可能的本原。</w:t>
      </w:r>
      <w:r>
        <w:rPr>
          <w:rStyle w:val="28"/>
          <w:rFonts w:hint="eastAsia" w:ascii="宋体" w:hAnsi="宋体" w:eastAsia="宋体"/>
          <w:sz w:val="24"/>
        </w:rPr>
      </w:r>
      <w:r>
        <w:rPr>
          <w:rFonts w:hint="eastAsia" w:ascii="宋体" w:hAnsi="宋体" w:eastAsia="宋体"/>
          <w:sz w:val="24"/>
        </w:rPr>
      </w:r>
    </w:p>
    <w:p w14:paraId="3612683B">
      <w:pPr>
        <w:spacing w:line="360" w:lineRule="auto" w:before="0" w:after="0"/>
        <w:ind w:left="420"/>
        <w:rPr>
          <w:rFonts w:hint="eastAsia"/>
        </w:rPr>
      </w:pPr>
      <w:r>
        <w:rPr>
          <w:rFonts w:hint="eastAsia" w:ascii="宋体" w:hAnsi="宋体" w:eastAsia="宋体"/>
          <w:sz w:val="24"/>
        </w:rPr>
        <w:t>需要深入辨析的是，契嵩所谓的“无之至”并非般若中观学所说的“缘起性空”之“空”。般若中观的“空”重在遮遣——破除一切自性执，其方法论是否定性的、解构性的，不立任何超越实体。而契嵩的“无之至”虽然借用了“无”这一否定性语词，其思想底色却是华严宗与禅宗的“真心”本体论传统。在此传统中，“真心”（或称“如来藏自性清净心”）虽超越一切形相名相，却真实不虚、能生万法。契嵩所谓的“无”，是对“真心”超越性的描述：它“无有形相”“无有方所”“超绝言虑”，绝非“一无所有”的虚无。相反，正是因为它不受任何有限属性的限定，它才能成为一切价值的圆满源泉。这一思想脉络上承《大乘起信论》“一心二门”与唐代宗密“灵知真心”之说，下启宋代禅宗“性在作用”的实践指向。厘清这一点，可以避免将契嵩的“性”误解为虚无主义式的“空”，也回应了理学家对佛教“以空为体”的批评——在契嵩这里，“空”是超越性的遮诠，而非存有论上的缺席。</w:t>
      </w:r>
    </w:p>
    <w:p w14:paraId="7D64EE11">
      <w:pPr>
        <w:spacing w:line="360" w:lineRule="auto" w:before="0" w:after="0"/>
        <w:ind w:left="420"/>
        <w:rPr>
          <w:rFonts w:hint="eastAsia"/>
        </w:rPr>
      </w:pPr>
      <w:r>
        <w:rPr>
          <w:rFonts w:hint="eastAsia" w:ascii="宋体" w:hAnsi="宋体" w:eastAsia="宋体"/>
          <w:sz w:val="24"/>
        </w:rPr>
        <w:t>为了更清晰地呈现契嵩心性论的禅宗史坐标，可以将其与同时代云门宗代表雪窦重显（980—1052）略作比较。重显以“颂古”著称，其禅法强调“不涉理路”“随机敲打”，重在以诗意和机锋截断学人分别心；而契嵩虽同为云门法嗣，却走上了系统性哲学建构的道路。这一差异并非偶然：契嵩身处儒佛论争的前沿，需要以概念化、体系化的语言回应排佛者的理论挑战，而非仅仅停留在宗门内部的接引方便。这种“以理论辩”而非“以机锋接人”的风格，正是契嵩对云门宗风的创造性转化——他将禅宗“即心即佛”的直观智慧，转译为儒家士大夫能够理解的哲学论述，从而在思想史上开拓出一条“禅教一致”与“儒佛会通”并行的新路径。</w:t>
      </w:r>
    </w:p>
    <w:p w14:paraId="3CA0BEED">
      <w:pPr>
        <w:spacing w:line="360" w:lineRule="auto" w:before="0" w:after="0"/>
        <w:ind w:left="420"/>
        <w:rPr>
          <w:rFonts w:hint="eastAsia"/>
        </w:rPr>
      </w:pPr>
      <w:r>
        <w:rPr>
          <w:rFonts w:hint="eastAsia" w:ascii="宋体" w:hAnsi="宋体" w:eastAsia="宋体"/>
          <w:sz w:val="24"/>
        </w:rPr>
        <w:t>值得特别关注的是，佛日契嵩对“性”的理解，与其对“诚”的诠释密不可分。有学者指出，佛日契嵩在佛学化《中庸》诠释中，将“性”解为“真如、清净”，将“诚”解为“真如、为空，贯穿于万物的始终”。换言之，在佛日契嵩的理论体系中，“诚”与“性”在本体层面是相通的——“性”是心性本体的静态称谓，“诚”是这一本体动态呈现时的状态描述。“性”是“无之至也”的寂然本体，“诚”则是此本体之“真实无妄”的如实呈现。由此，“性”为体，“诚”为相，体相一如，构成了佛日契嵩心性论的核心架构。</w:t>
      </w:r>
      <w:r>
        <w:rPr>
          <w:rStyle w:val="28"/>
          <w:rFonts w:hint="eastAsia" w:ascii="宋体" w:hAnsi="宋体" w:eastAsia="宋体"/>
          <w:sz w:val="24"/>
        </w:rPr>
      </w:r>
      <w:r>
        <w:rPr>
          <w:rFonts w:hint="eastAsia" w:ascii="宋体" w:hAnsi="宋体" w:eastAsia="宋体"/>
          <w:sz w:val="24"/>
        </w:rPr>
      </w:r>
    </w:p>
    <w:p w14:paraId="656FCE51">
      <w:pPr>
        <w:spacing w:line="360" w:lineRule="auto" w:before="0" w:after="0"/>
        <w:ind w:left="420"/>
        <w:rPr>
          <w:rFonts w:hint="eastAsia"/>
        </w:rPr>
      </w:pPr>
      <w:r>
        <w:rPr>
          <w:rFonts w:hint="eastAsia" w:ascii="宋体" w:hAnsi="宋体" w:eastAsia="宋体"/>
          <w:sz w:val="24"/>
        </w:rPr>
        <w:t>正是基于对“性”的这种本体论地位的界定，佛日契嵩完成了其儒佛会通中最惊险、也最天才的一跃：他将佛教的“佛性”，与儒家《中庸》的“天命之谓性”等同起来。在儒家思想中，“天命之谓性”意味着人性源于至高无上的天命，是生而具有的、不可让渡的道德禀赋。它为人的道德行为提供了超越的、神圣的根据。在佛日契嵩看来，佛教所说的“一切众生皆有佛性”，其内涵与此完全一致。佛性是众生成佛的根据，是内在的、超越的、绝对的道德潜能。《大般涅槃经》讲“佛性者，即是一切诸佛阿耨多罗三藐三菩提种子”，这与儒家所言的禀受于天的“明德”之性，同是一个指向绝对真善的终极本体。</w:t>
      </w:r>
      <w:r>
        <w:rPr>
          <w:rStyle w:val="28"/>
          <w:rFonts w:hint="eastAsia" w:ascii="宋体" w:hAnsi="宋体" w:eastAsia="宋体"/>
          <w:sz w:val="24"/>
        </w:rPr>
      </w:r>
      <w:r>
        <w:rPr>
          <w:rFonts w:hint="eastAsia" w:ascii="宋体" w:hAnsi="宋体" w:eastAsia="宋体"/>
          <w:sz w:val="24"/>
        </w:rPr>
      </w:r>
    </w:p>
    <w:p w14:paraId="305AE04F">
      <w:pPr>
        <w:spacing w:line="360" w:lineRule="auto" w:before="0" w:after="0"/>
        <w:ind w:left="420"/>
        <w:rPr>
          <w:rFonts w:hint="eastAsia"/>
        </w:rPr>
      </w:pPr>
      <w:r>
        <w:rPr>
          <w:rFonts w:hint="eastAsia" w:ascii="宋体" w:hAnsi="宋体" w:eastAsia="宋体"/>
          <w:sz w:val="24"/>
        </w:rPr>
        <w:t>佛日契嵩的这一等同，在理论上具有多重意义。首先，它为道德判断提供了一个绝对的标准。无论是佛教的“善”，还是儒家的“仁”，都不再仅仅是出于社会习俗或功利算计的相对规范，而是植根于人性之中那“无之至”的绝对命令。违背戒律，即是违背佛性；违背伦常，即是违背天性。其次，它从根本上化解了儒家对佛教“出世”等于“弃绝人伦”的指控。既然佛教追求的“明心见性”，就是恢复、彰显此“天命之性”，那么，真正的佛教徒非但不会抛离人伦，反而会在最深的本体层面，去护持和成就人伦。一个见性的修行者，自然会“率性之谓道”，其言行举止无不自然符合中道，对父母尽孝、对朋友尽信，都不再是勉强造作，而是本心本性的自然流行。</w:t>
      </w:r>
    </w:p>
    <w:p w14:paraId="2BB16D42">
      <w:pPr>
        <w:spacing w:line="360" w:lineRule="auto" w:before="0" w:after="0"/>
        <w:ind w:left="420"/>
        <w:rPr>
          <w:rFonts w:hint="eastAsia"/>
        </w:rPr>
      </w:pPr>
      <w:r>
        <w:rPr>
          <w:rFonts w:hint="eastAsia" w:ascii="宋体" w:hAnsi="宋体" w:eastAsia="宋体"/>
          <w:sz w:val="24"/>
        </w:rPr>
        <w:t>这里有必要将佛日契嵩的“性无之至”与程朱的“性即理”做一详细比较，以凸显佛日契嵩思想的独特地位。程颐“性即理”命题是理学最重要的哲学命之一。据张峥研究，程颐原语为“性即理也，所谓理性是也”，其中“理性”一语本于中国佛教，“连读相较点断具有合理性”。这一发现极为重要：它表明程颐在建立其“性即理”说时，主动援引了佛教的“理性”概念。也就是说，程颐的“性即理”在概念创生阶段即带有佛教心性论的痕迹。而后朱熹在编纂《近思录》时删去了“所谓理性是也”这一补充语，剔除了其佛教意味，“体现了理学理论建构的成功”。</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p>
    <w:p w14:paraId="1CD508CB">
      <w:pPr>
        <w:spacing w:line="360" w:lineRule="auto" w:before="0" w:after="0"/>
        <w:ind w:left="420"/>
        <w:rPr>
          <w:rFonts w:hint="eastAsia"/>
        </w:rPr>
      </w:pPr>
      <w:r>
        <w:rPr>
          <w:rFonts w:hint="eastAsia" w:ascii="宋体" w:hAnsi="宋体" w:eastAsia="宋体"/>
          <w:sz w:val="24"/>
        </w:rPr>
        <w:t>对比佛日契嵩的“性无之至”与程朱的“性即理”，两者的同异如下：其相同之处在于，两者都旨在为道德判断提供一个超越性的绝对标准，都将“性”提升到了本体论高度，都试图论证人性之善具有超越经验的形而上学根基。然而论证路径截然不同：佛日契嵩以“无”遮诠，程朱以“理”表述——佛日契嵩说“性无之至”，程颐说“性即理”。前者重在否定性的超越（性超越了所有属性，只能用“无”来指称），后者重在肯定性的建构（性即是天理在人身之禀赋）。这一区别的根源在于两者的理论目标不同：佛日契嵩的目标是“护教”，要证明佛教的“佛性”与儒家的“天命之性”为同一本体，所以他的策略是提升“性”的超越性，使之能够包容儒佛两种表述；程朱的目标是“立教”，要建立一套独立于佛教的儒家本体论体系，所以他们的策略是以“理”这一更富儒家色彩的概念来界定“性”，以此对抗佛教的“性空”之说。</w:t>
      </w:r>
    </w:p>
    <w:p w14:paraId="2C7772EA">
      <w:pPr>
        <w:spacing w:line="360" w:lineRule="auto" w:before="0" w:after="0"/>
        <w:ind w:left="420"/>
        <w:rPr>
          <w:rFonts w:hint="eastAsia"/>
        </w:rPr>
      </w:pPr>
      <w:r>
        <w:rPr>
          <w:rFonts w:hint="eastAsia" w:ascii="宋体" w:hAnsi="宋体" w:eastAsia="宋体"/>
          <w:sz w:val="24"/>
        </w:rPr>
        <w:t>事实上，理学与禅宗在性论上的分歧，一个深层的焦点在于对“空”的不同理解。有学者指出，智圆与契嵩主张儒释互融，“提倡以儒治世、以佛修心，开启三教会通风气”；而理学家为维护儒道，则“以'性即理'对抗禅宗的'性即空'”，强调入世责任与伦理实践。朱熹从“性即理”的观点来看佛教的“性空”，曾将此误解为“没有天理内涵”，而实际上佛教的“性空”是“无自性”之义，指向的是对性之执见的解消，而非存有论层面的虚无。这一误解在哲学史上造成了深远的影响：它使得理学家将佛教心性论一概斥为“空寂无用”，而忽视了佛日契嵩等会通派所论证的“性空不碍妙有”“真空即是妙有”的深层义理。这也正是佛日契嵩的“无之至”与程朱的“性即理”之间最根本的差异——佛日契嵩的“无”是超越一切规定性的圆满，程朱的“理”是赋予性以实质内涵的建构。两者的哲学路径不同，却共同构成了宋明理学心性论发展的两条主线。</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1DE37989">
      <w:pPr>
        <w:spacing w:line="360" w:lineRule="auto"/>
        <w:rPr>
          <w:rFonts w:hint="eastAsia"/>
        </w:rPr>
      </w:pPr>
    </w:p>
    <w:p w14:paraId="79AA5CB4">
      <w:pPr>
        <w:pStyle w:val="3"/>
        <w:bidi w:val="0"/>
        <w:spacing w:line="360" w:lineRule="auto" w:before="240" w:after="120"/>
        <w:rPr>
          <w:rFonts w:hint="eastAsia"/>
          <w:lang w:val="en-US" w:eastAsia="zh-CN"/>
        </w:rPr>
      </w:pPr>
      <w:bookmarkStart w:id="76" w:name="_Toc12723"/>
      <w:r>
        <w:rPr>
          <w:rFonts w:hint="eastAsia" w:ascii="黑体" w:hAnsi="黑体" w:eastAsia="黑体"/>
          <w:b/>
          <w:sz w:val="28"/>
          <w:lang w:val="en-US" w:eastAsia="zh-CN"/>
        </w:rPr>
        <w:t>第三节 “情也者，有之初也”：情的发生学与道德困境</w:t>
      </w:r>
      <w:bookmarkEnd w:id="76"/>
    </w:p>
    <w:p w14:paraId="093A5AD1">
      <w:pPr>
        <w:bidi w:val="0"/>
        <w:spacing w:line="360" w:lineRule="auto"/>
        <w:ind w:firstLine="602"/>
        <w:rPr>
          <w:rFonts w:hint="eastAsia"/>
          <w:lang w:val="en-US" w:eastAsia="zh-CN"/>
        </w:rPr>
      </w:pPr>
    </w:p>
    <w:p w14:paraId="5560985E">
      <w:pPr>
        <w:spacing w:line="360" w:lineRule="auto" w:before="0" w:after="0"/>
        <w:ind w:left="420"/>
        <w:rPr>
          <w:rFonts w:hint="eastAsia"/>
        </w:rPr>
      </w:pPr>
      <w:r>
        <w:rPr>
          <w:rFonts w:hint="eastAsia" w:ascii="宋体" w:hAnsi="宋体" w:eastAsia="宋体"/>
          <w:sz w:val="24"/>
        </w:rPr>
        <w:t>在心性本体的朗现中，一个至关重要的概念诞生了，这就是“情”。佛日契嵩称：“情也者，有之初也”。这个定义精当地标明了情在宇宙生成和道德实践中的枢纽地位。</w:t>
      </w:r>
      <w:r>
        <w:rPr>
          <w:rStyle w:val="28"/>
          <w:rFonts w:hint="eastAsia" w:ascii="宋体" w:hAnsi="宋体" w:eastAsia="宋体"/>
          <w:sz w:val="24"/>
        </w:rPr>
      </w:r>
      <w:r>
        <w:rPr>
          <w:rFonts w:hint="eastAsia" w:ascii="宋体" w:hAnsi="宋体" w:eastAsia="宋体"/>
          <w:sz w:val="24"/>
        </w:rPr>
      </w:r>
    </w:p>
    <w:p w14:paraId="7CEC0A1E">
      <w:pPr>
        <w:spacing w:line="360" w:lineRule="auto" w:before="0" w:after="0"/>
        <w:ind w:left="420"/>
        <w:rPr>
          <w:rFonts w:hint="eastAsia"/>
        </w:rPr>
      </w:pPr>
      <w:r>
        <w:rPr>
          <w:rFonts w:hint="eastAsia" w:ascii="宋体" w:hAnsi="宋体" w:eastAsia="宋体"/>
          <w:sz w:val="24"/>
        </w:rPr>
        <w:t>“有之初”，意味着“情”是宇宙万象从超越的、无分别的本体（无之至的性）进入具体的、有分别的经验世界（有）的起点和第一环节。是“情”的发动，拉开了复杂纷繁人生大戏的序幕。因此，情具有鲜明的双重性，它是连接生死涅槃、圣凡迷悟的桥梁。有学者研究指出，佛日契嵩将心开出“'至''如'与'变''识'两个方面，前者不动而为本，后者无不动而成变”，并“与儒学的'性''情'范畴紧紧联系在一起”。这一结构表明，“至”和“如”对应的是不动的心性本体，“变”和“识”对应的是在经验世界中流转的情感意识活动。佛日契嵩正是通过这一概念框架，将佛教的“心识”学说与儒家的“性情”论述深度对接。</w:t>
      </w:r>
      <w:r>
        <w:rPr>
          <w:rStyle w:val="28"/>
          <w:rFonts w:hint="eastAsia" w:ascii="宋体" w:hAnsi="宋体" w:eastAsia="宋体"/>
          <w:sz w:val="24"/>
        </w:rPr>
      </w:r>
      <w:r>
        <w:rPr>
          <w:rFonts w:hint="eastAsia" w:ascii="宋体" w:hAnsi="宋体" w:eastAsia="宋体"/>
          <w:sz w:val="24"/>
        </w:rPr>
      </w:r>
    </w:p>
    <w:p w14:paraId="5B94F625">
      <w:pPr>
        <w:spacing w:line="360" w:lineRule="auto" w:before="0" w:after="0"/>
        <w:ind w:left="420"/>
        <w:rPr>
          <w:rFonts w:hint="eastAsia"/>
        </w:rPr>
      </w:pPr>
      <w:r>
        <w:rPr>
          <w:rFonts w:hint="eastAsia" w:ascii="宋体" w:hAnsi="宋体" w:eastAsia="宋体"/>
          <w:sz w:val="24"/>
        </w:rPr>
        <w:t>情的发生学地位，决定了它是善恶的根源。佛日契嵩分析了情的两种流向：“顺性”与“逆性”。当情的发动完全顺应并全然呈现那个“真实无妄”的性体时，此情便是“善”的。这是一种“无缘大慈，同体大悲”的圣者之情。它不是基于个人好恶的私情，而是心性本体自然流露的、对一切众生的关切。反之，当情的发动背离子性的真实，执取一个“我”的假相，并由此产生贪爱、憎恨、嫉妒、傲慢时，此情便是“逆性”的，是“恶”的根源。这便是众生生死流转、烦恼缠缚的根本原因。</w:t>
      </w:r>
    </w:p>
    <w:p w14:paraId="36798404">
      <w:pPr>
        <w:spacing w:line="360" w:lineRule="auto" w:before="0" w:after="0"/>
        <w:ind w:left="420"/>
        <w:rPr>
          <w:rFonts w:hint="eastAsia"/>
        </w:rPr>
      </w:pPr>
      <w:r>
        <w:rPr>
          <w:rFonts w:hint="eastAsia" w:ascii="宋体" w:hAnsi="宋体" w:eastAsia="宋体"/>
          <w:sz w:val="24"/>
        </w:rPr>
        <w:t>佛日契嵩对情的分析，与李翱《复性书》的“性情论”有明显的差异。李翱认为“人之所以为圣人者，性也；人之所以惑其性者，情也。喜、怒、哀、惧、爱、恶、欲七者，皆情之所为也。情既昏，性斯匿矣。”在李翱看来，性与情之间存在一种此消彼长的关系：情昏则性匿，复性则需“息情灭欲”。李翱的复性过程被概括为由“斋戒”“至诚”再到“明道”的阶梯式进程。有学者认为，李翱的心性论可概括为“诚统性情”，以佛家“一心二门”思维方式为哲学背景。也有学者指出，李翱“在孟子思想的基础上加强了子思的'诚'的本体论地位，从而'性''诚'并举，完整统一了儒家天人关系和人与人关系两个重心”。</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p>
    <w:p w14:paraId="3897CBF9">
      <w:pPr>
        <w:spacing w:line="360" w:lineRule="auto" w:before="0" w:after="0"/>
        <w:ind w:left="420"/>
        <w:rPr>
          <w:rFonts w:hint="eastAsia"/>
        </w:rPr>
      </w:pPr>
      <w:r>
        <w:rPr>
          <w:rFonts w:hint="eastAsia" w:ascii="宋体" w:hAnsi="宋体" w:eastAsia="宋体"/>
          <w:sz w:val="24"/>
        </w:rPr>
        <w:t>佛日契嵩无疑受到了李翱的深刻影响——二者都援引《中庸》和佛学资源来重新诠释“性”与“情”的关系，都试图在心性论层面完成儒佛的会通。但二者的差异更为根本：李翱对情持否定态度，主张“灭情复性”，其路径是“息情”——通过减少和消除情的干扰，使被遮蔽的善性重新显现；佛日契嵩则对情持转化态度，主张“即情识而显真如”，其路径是“正情”——不灭情，而是让情“顺性”而发。这一差异的根源在于两者对“情”的定位不同：在李翱那里，情本质上是“惑”的来源，与性处于对立关系；在佛日契嵩那里，情是中性的“有之初”，其善恶取决于是否“顺性”。佛日契嵩的理论因而比李翱更为圆融，既不必走向禁欲主义，又为道德修养保留了功夫论的弹性空间。</w:t>
      </w:r>
    </w:p>
    <w:p w14:paraId="4B493EEC">
      <w:pPr>
        <w:spacing w:line="360" w:lineRule="auto" w:before="0" w:after="0"/>
        <w:ind w:left="420"/>
        <w:rPr>
          <w:rFonts w:hint="eastAsia"/>
        </w:rPr>
      </w:pPr>
      <w:r>
        <w:rPr>
          <w:rFonts w:hint="eastAsia" w:ascii="宋体" w:hAnsi="宋体" w:eastAsia="宋体"/>
          <w:sz w:val="24"/>
        </w:rPr>
        <w:t>佛日契嵩思想的深刻之处，还在于他不仅讨论“情”的善恶问题，而且对“情”的具体表现形式有精细的区分。在《夹注辅教编》中，佛日契嵩对“不妄语”戒及其相关的语言行为之“情”进行了展开论述，不仅限于“不妄语”，还涉及“不绮语”“不两舌”“不恶口”等与语言行为相关的细分戒条。“不绮语必诚，若持此不绮语一戒，其人发言必实，不以绮媚眩人。不两舌不谗，若持不两舌一戒，其人必无背是面非而谗谄于人。不恶口不辱，若持不恶口一戒，其人必能敬慎，不毁骂人，而不为人所耻辱。”这段论述精彩地揭示出：诚信不是单一的行为，而是一种全面的语言伦理——“不妄语”是对陈述真实性的要求，“不绮语”是对言辞真诚性的要求（不以花言巧语惑人），“不两舌”是对人际关系正直性的要求（不挑拨离间），“不恶口”是对待人态度恭敬性的要求（不恶语伤人）。由此，诚信不是一句空洞的口号，而是一个覆盖言语行为各个层面的立体性伦理要求。这种对“情”之细分并加以针对性教化的方法，正体现了佛日契嵩“因情设教”的智慧。</w:t>
      </w:r>
      <w:r>
        <w:rPr>
          <w:rStyle w:val="28"/>
          <w:rFonts w:hint="eastAsia" w:ascii="宋体" w:hAnsi="宋体" w:eastAsia="宋体"/>
          <w:sz w:val="24"/>
        </w:rPr>
      </w:r>
      <w:r>
        <w:rPr>
          <w:rFonts w:hint="eastAsia" w:ascii="宋体" w:hAnsi="宋体" w:eastAsia="宋体"/>
          <w:sz w:val="24"/>
        </w:rPr>
      </w:r>
    </w:p>
    <w:p w14:paraId="78BB4FFF">
      <w:pPr>
        <w:spacing w:line="360" w:lineRule="auto" w:before="0" w:after="0"/>
        <w:ind w:left="420"/>
        <w:rPr>
          <w:rFonts w:hint="eastAsia"/>
        </w:rPr>
      </w:pPr>
      <w:r>
        <w:rPr>
          <w:rFonts w:hint="eastAsia" w:ascii="宋体" w:hAnsi="宋体" w:eastAsia="宋体"/>
          <w:sz w:val="24"/>
        </w:rPr>
        <w:t>也正是在承认情的现实性与复杂性的基础上，佛日契嵩提出了极具教育意义的“因情设教”思想。他认为，众生根器千差万别，情习的厚薄、染净各不相同。已经能够“顺性”而发情的利根上智，固然可以直指心性；但绝大多数被“逆性”之情所困的凡夫，则无法直接体认那“无之至”的性体。因此，圣人的教化，必须“因情设教”，即根据众生不同的情习状态，设立不同层次的教法。这就是佛教所谓五乘（人乘、天乘、声闻乘、缘觉乘、菩萨乘）教法的由来。对于情习最重、最关切现实福祉与伦理的众生，佛陀说人天乘教法，授以五戒十善，令其止恶修善，保有人身乃至升天，先从不善之情的造作中解脱出来。随着情识的逐步净化，再教以更为深奥的解脱之道。</w:t>
      </w:r>
    </w:p>
    <w:p w14:paraId="1B671B5D">
      <w:pPr>
        <w:spacing w:line="360" w:lineRule="auto" w:before="0" w:after="0"/>
        <w:ind w:left="420"/>
        <w:rPr>
          <w:rFonts w:hint="eastAsia"/>
        </w:rPr>
      </w:pPr>
      <w:r>
        <w:rPr>
          <w:rFonts w:hint="eastAsia" w:ascii="宋体" w:hAnsi="宋体" w:eastAsia="宋体"/>
          <w:sz w:val="24"/>
        </w:rPr>
        <w:t>这一“因情设教”的思想，它提醒我们，面对一个诚信意识薄弱的人，立即向他灌输“心性本体”“真实无妄”等高远哲理，可能是无效的。最有效的方式，或许是先从“不敢失信”的制度惩戒（对应人乘戒律）入手，使其在趋利避害的“情识”层面，先养成遵守规范的习惯。随后，再通过文化与情感教育，激发其对诚信价值的认同，实现“愿意守信”的转变。最终，在极少数的君子那里，才可能真正达到“直心而诚”、不愿失信的澄明境界。这构成了一个从外在规约到内在自觉的循序渐进的教育阶梯。佛日契嵩的智慧，正在于他承认并善用了“情”作为教育的起点，而非简单地将其作为敌人。</w:t>
      </w:r>
    </w:p>
    <w:p w14:paraId="576FD60E">
      <w:pPr>
        <w:pStyle w:val="2"/>
        <w:bidi w:val="0"/>
        <w:spacing w:line="360" w:lineRule="auto" w:before="240" w:after="120"/>
        <w:jc w:val="center"/>
        <w:rPr>
          <w:rFonts w:hint="eastAsia"/>
        </w:rPr>
      </w:pPr>
      <w:bookmarkStart w:id="77" w:name="_Toc18346"/>
      <w:r>
        <w:rPr>
          <w:rFonts w:hint="eastAsia" w:ascii="黑体" w:hAnsi="黑体" w:eastAsia="黑体"/>
          <w:b/>
          <w:sz w:val="32"/>
        </w:rPr>
        <w:t>第三章 “正人心”与诚信规约的同构关系</w:t>
      </w:r>
      <w:bookmarkEnd w:id="77"/>
    </w:p>
    <w:p w14:paraId="36FEED72">
      <w:pPr>
        <w:spacing w:line="360" w:lineRule="auto" w:before="0" w:after="0"/>
        <w:ind w:left="420"/>
        <w:rPr>
          <w:rFonts w:hint="eastAsia"/>
        </w:rPr>
      </w:pPr>
      <w:r>
        <w:rPr>
          <w:rFonts w:hint="eastAsia" w:ascii="宋体" w:hAnsi="宋体" w:eastAsia="宋体"/>
          <w:sz w:val="24"/>
        </w:rPr>
        <w:t>在完成了心性论的哲学奠基之后，佛日契嵩进一步从“正人心”这一根本目标出发，将“诚”确立为本体根据，并巧妙地将佛教的“不妄语”戒与儒家的“信”德，构建为一种指向同一本体的、等同的规约性力量。最终，这一切被统摄在“孝”这一更具根源性的实践原则之下。</w:t>
      </w:r>
      <w:r>
        <w:rPr>
          <w:rFonts w:hint="eastAsia" w:ascii="宋体" w:hAnsi="宋体" w:eastAsia="宋体"/>
          <w:sz w:val="24"/>
          <w:lang w:val="en-US" w:eastAsia="zh-CN"/>
        </w:rPr>
      </w:r>
      <w:r>
        <w:rPr>
          <w:rFonts w:hint="eastAsia" w:ascii="宋体" w:hAnsi="宋体" w:eastAsia="宋体"/>
          <w:sz w:val="24"/>
        </w:rPr>
      </w:r>
    </w:p>
    <w:p w14:paraId="6148B040">
      <w:pPr>
        <w:spacing w:line="360" w:lineRule="auto"/>
        <w:rPr>
          <w:rFonts w:hint="eastAsia"/>
        </w:rPr>
      </w:pPr>
    </w:p>
    <w:p w14:paraId="5E39BF88">
      <w:pPr>
        <w:pStyle w:val="3"/>
        <w:bidi w:val="0"/>
        <w:spacing w:line="360" w:lineRule="auto" w:before="240" w:after="120"/>
        <w:rPr>
          <w:rFonts w:hint="eastAsia"/>
        </w:rPr>
      </w:pPr>
      <w:bookmarkStart w:id="78" w:name="_Toc17376"/>
      <w:r>
        <w:rPr>
          <w:rFonts w:hint="eastAsia" w:ascii="黑体" w:hAnsi="黑体" w:eastAsia="黑体"/>
          <w:b/>
          <w:sz w:val="28"/>
        </w:rPr>
        <w:t>第一节 “诚”作为心性本体的如实呈现</w:t>
      </w:r>
      <w:bookmarkEnd w:id="78"/>
    </w:p>
    <w:p w14:paraId="23BF9DAB">
      <w:pPr>
        <w:spacing w:line="360" w:lineRule="auto"/>
        <w:rPr>
          <w:rFonts w:hint="eastAsia"/>
        </w:rPr>
      </w:pPr>
    </w:p>
    <w:p w14:paraId="4FBE7D25">
      <w:pPr>
        <w:spacing w:line="360" w:lineRule="auto" w:before="0" w:after="0"/>
        <w:ind w:left="420"/>
        <w:rPr>
          <w:rFonts w:hint="eastAsia"/>
        </w:rPr>
      </w:pPr>
      <w:r>
        <w:rPr>
          <w:rFonts w:hint="eastAsia" w:ascii="宋体" w:hAnsi="宋体" w:eastAsia="宋体"/>
          <w:sz w:val="24"/>
        </w:rPr>
        <w:t>在佛日契嵩对《中庸》的独特解读中，“诚”获得了至高无上的本体论地位。它不再仅仅是处理人际关系的道德德目，而是被提升为宇宙本体与人之心性的一种本源状态：真实无妄。</w:t>
      </w:r>
    </w:p>
    <w:p w14:paraId="6245712C">
      <w:pPr>
        <w:spacing w:line="360" w:lineRule="auto" w:before="0" w:after="0"/>
        <w:ind w:left="420"/>
        <w:rPr>
          <w:rFonts w:hint="eastAsia"/>
        </w:rPr>
      </w:pPr>
      <w:r>
        <w:rPr>
          <w:rFonts w:hint="eastAsia" w:ascii="宋体" w:hAnsi="宋体" w:eastAsia="宋体"/>
          <w:sz w:val="24"/>
        </w:rPr>
        <w:t>佛日契嵩在《镡津文集·非韩》中有一段涉及“诚明”的重要论述，提及韩愈《颜子不贰过论》中引用《中庸》“自诚明谓之性，自明诚谓之教”。这一援引表明，在佛日契嵩和韩愈的时代，“诚明”关系已经是儒佛之争的一个重要议题。而佛日契嵩的独特之处在于，他不是像韩愈那样在儒家内部诠释“诚明”，而是将“诚明”提升为本体论命题——“诚”即是“性”之真实状态的呈现，“明”即是此真实状态的自明自觉。有学者总结，佛日契嵩在其《中庸解》中，将“诚”解读为“真如、为空，贯穿于万物的始终”。这一解读表明，在佛日契嵩的理论框架中，“诚”不仅是道德实践的最高境界，更是贯通形上与形下、本体与现象的宇宙论原则。</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4680A84B">
      <w:pPr>
        <w:spacing w:line="360" w:lineRule="auto" w:before="0" w:after="0"/>
        <w:ind w:left="420"/>
        <w:rPr>
          <w:rFonts w:hint="eastAsia"/>
        </w:rPr>
      </w:pPr>
      <w:r>
        <w:rPr>
          <w:rFonts w:hint="eastAsia" w:ascii="宋体" w:hAnsi="宋体" w:eastAsia="宋体"/>
          <w:sz w:val="24"/>
        </w:rPr>
        <w:t>据此，佛日契嵩找到了打通佛教“直心”与儒家“诚”的内在通道。佛教极为重视“直心”，《维摩诘经》云：“直心是道场”，《楞严经》亦言：“十方如来，同一道故，出离生死，皆以直心。”所谓“直心”，即是指一种不歪曲、不掩饰、不谄曲、全然如实的心理状态。它要求面对一切事物时，心口如一，表里如一。佛日契嵩敏锐地洞见到，这种“直心”与儒家推崇的“诚”，在其本质上是完全一致的。心有不直，即是有曲，有曲即有妄，便违背了“真实无妄”的本体。一个心怀欺诈、口是心非的人，其内心必然是分裂的、扭曲的，这与儒家所批判的“乡愿”无异。反之，一个能够时刻保持“直心”的人，其言行举止自然会流露出一种不加雕饰的真诚，这便是“诚于中，形于外”的最好注脚。因此，不妄语的“戒”，其积极面正是对“直心”的护持；而儒家的“诚”，其消极面即是杜绝一切虚假与伪装。</w:t>
      </w:r>
      <w:r>
        <w:rPr>
          <w:rStyle w:val="28"/>
          <w:rFonts w:hint="eastAsia" w:ascii="宋体" w:hAnsi="宋体" w:eastAsia="宋体"/>
          <w:sz w:val="24"/>
        </w:rPr>
      </w:r>
      <w:r>
        <w:rPr>
          <w:rFonts w:hint="eastAsia" w:ascii="宋体" w:hAnsi="宋体" w:eastAsia="宋体"/>
          <w:sz w:val="24"/>
        </w:rPr>
      </w:r>
    </w:p>
    <w:p w14:paraId="47720606">
      <w:pPr>
        <w:spacing w:line="360" w:lineRule="auto" w:before="0" w:after="0"/>
        <w:ind w:left="420"/>
        <w:rPr>
          <w:rFonts w:hint="eastAsia"/>
        </w:rPr>
      </w:pPr>
      <w:r>
        <w:rPr>
          <w:rFonts w:hint="eastAsia" w:ascii="宋体" w:hAnsi="宋体" w:eastAsia="宋体"/>
          <w:sz w:val="24"/>
        </w:rPr>
        <w:t>在佛日契嵩看来，“诚”作为心性本体的“真实无妄”，其最终的呈现状态即是“正信”。佛日契嵩在《劝书》中说：“惟君子则正信也，小人苟信也。”这是佛日契嵩诚信思想中最精辟的区分之一。“正信”——其根基在心性之“正”。心正则信正，心邪则信伪。君子之所以能够“正信”，是因为他“自信其心”，以本心之诚为信的依据。因此，他的守信不是权衡利弊的结果，而是本心真实无妄的自然流露。反之，“苟信”——其根基在利害之“苟”。小人之信，不过是在功利计算下对契约的表面遵守。一旦利害发生变化，这种“苟信”便会土崩瓦解。</w:t>
      </w:r>
      <w:r>
        <w:rPr>
          <w:rStyle w:val="28"/>
          <w:rFonts w:hint="eastAsia" w:ascii="宋体" w:hAnsi="宋体" w:eastAsia="宋体"/>
          <w:sz w:val="24"/>
        </w:rPr>
      </w:r>
      <w:r>
        <w:rPr>
          <w:rFonts w:hint="eastAsia" w:ascii="宋体" w:hAnsi="宋体" w:eastAsia="宋体"/>
          <w:sz w:val="24"/>
        </w:rPr>
      </w:r>
    </w:p>
    <w:p w14:paraId="751E9903">
      <w:pPr>
        <w:spacing w:line="360" w:lineRule="auto" w:before="0" w:after="0"/>
        <w:ind w:left="420"/>
        <w:rPr>
          <w:rFonts w:hint="eastAsia"/>
        </w:rPr>
      </w:pPr>
      <w:r>
        <w:rPr>
          <w:rFonts w:hint="eastAsia" w:ascii="宋体" w:hAnsi="宋体" w:eastAsia="宋体"/>
          <w:sz w:val="24"/>
        </w:rPr>
        <w:t>这种区分，直刺当代诚信建设的一个软肋。所谓“苟信”，就是不顾道义、不问是非，仅仅为了履行某种口头或书面的承诺而守信。这是功利层面和契约层面的“信”。例如，商业对手之间基于利益交换的默契，它也可能表现为“守信”，但其根基是私利，是算计，是“逆性”之情。而“正信”则不然，它是建立在此心“正邪”基础之上的。只有在心性处于“正”的状态，即“诚”的状态时，所发生出的“信”才是真实的、有道德价值的。这就将诚信的根基，从功利性的契约关系，转移到了深厚的德性心性之上。当代诚信建设若只专注于“苟信”的层面，那么整个社会即使拥有再多的信用合同，也只不过是一个由无数“小人”之信组成的、缺乏道德温度的冰冷世界。</w:t>
      </w:r>
    </w:p>
    <w:p w14:paraId="7800FC32">
      <w:pPr>
        <w:spacing w:line="360" w:lineRule="auto"/>
        <w:rPr>
          <w:rFonts w:hint="eastAsia"/>
        </w:rPr>
      </w:pPr>
    </w:p>
    <w:p w14:paraId="781C521D">
      <w:pPr>
        <w:pStyle w:val="3"/>
        <w:bidi w:val="0"/>
        <w:spacing w:line="360" w:lineRule="auto" w:before="240" w:after="120"/>
        <w:rPr>
          <w:rFonts w:hint="eastAsia"/>
        </w:rPr>
      </w:pPr>
      <w:bookmarkStart w:id="79" w:name="_Toc13977"/>
      <w:r>
        <w:rPr>
          <w:rFonts w:hint="eastAsia" w:ascii="黑体" w:hAnsi="黑体" w:eastAsia="黑体"/>
          <w:b/>
          <w:sz w:val="28"/>
        </w:rPr>
        <w:t>第二节 “五戒”与“五常”的规约性同构</w:t>
      </w:r>
      <w:bookmarkEnd w:id="79"/>
    </w:p>
    <w:p w14:paraId="3B76A919">
      <w:pPr>
        <w:spacing w:line="360" w:lineRule="auto"/>
        <w:rPr>
          <w:rFonts w:hint="eastAsia"/>
        </w:rPr>
      </w:pPr>
    </w:p>
    <w:p w14:paraId="2B37A35B">
      <w:pPr>
        <w:spacing w:line="360" w:lineRule="auto" w:before="0" w:after="0"/>
        <w:ind w:left="420"/>
        <w:rPr>
          <w:rFonts w:hint="eastAsia"/>
        </w:rPr>
      </w:pPr>
      <w:r>
        <w:rPr>
          <w:rFonts w:hint="eastAsia" w:ascii="宋体" w:hAnsi="宋体" w:eastAsia="宋体"/>
          <w:sz w:val="24"/>
        </w:rPr>
        <w:t>在确立了“诚”的本体地位之后，佛日契嵩展开了其最富盛名的理论操作：将佛教五戒与儒家五常进行系统性的比配与同构。这并非他首创——早在南北朝时期，颜之推《归心篇》即言“内典初门，设五种之禁，与外书仁义、五常符同”，《魏书·释老志》亦云“（五戒）大意与仁、义、礼、智、信同，名为异耳”——但契嵩的论证深度和哲学高度，实乃超越前人。他将这一配对从简单的功能类比，提升到了心性本体论的高度，明确提出二者乃“异号而一体”，即名目虽异，本质同一。</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5BBA540C">
      <w:pPr>
        <w:spacing w:line="360" w:lineRule="auto" w:before="0" w:after="0"/>
        <w:ind w:left="420"/>
        <w:rPr>
          <w:rFonts w:hint="eastAsia"/>
        </w:rPr>
      </w:pPr>
      <w:r>
        <w:rPr>
          <w:rFonts w:hint="eastAsia" w:ascii="宋体" w:hAnsi="宋体" w:eastAsia="宋体"/>
          <w:sz w:val="24"/>
        </w:rPr>
        <w:t>契嵩在《辅教编》中详细论证了二者之间一一对应的关系。为了展示这一同构的精微之处，以下对五组配对逐一展开论述。</w:t>
      </w:r>
    </w:p>
    <w:p w14:paraId="685D2C42">
      <w:pPr>
        <w:spacing w:line="360" w:lineRule="auto"/>
        <w:ind w:left="0" w:leftChars="0" w:firstLine="0" w:firstLineChars="0"/>
        <w:rPr>
          <w:rFonts w:hint="eastAsia"/>
        </w:rPr>
      </w:pPr>
    </w:p>
    <w:p w14:paraId="76B2A7DC">
      <w:pPr>
        <w:pStyle w:val="4"/>
        <w:bidi w:val="0"/>
        <w:spacing w:line="360" w:lineRule="auto" w:before="120" w:after="60"/>
        <w:ind w:left="420"/>
        <w:rPr>
          <w:rFonts w:hint="eastAsia"/>
        </w:rPr>
      </w:pPr>
      <w:bookmarkStart w:id="80" w:name="_Toc848"/>
      <w:r>
        <w:rPr>
          <w:rFonts w:hint="eastAsia" w:ascii="黑体" w:hAnsi="黑体" w:eastAsia="黑体"/>
          <w:b/>
          <w:sz w:val="24"/>
        </w:rPr>
        <w:t>一、不杀生与仁</w:t>
      </w:r>
      <w:bookmarkEnd w:id="80"/>
    </w:p>
    <w:p w14:paraId="77C1488F">
      <w:pPr>
        <w:spacing w:line="360" w:lineRule="auto" w:before="0" w:after="0"/>
        <w:ind w:left="420" w:leftChars="0" w:firstLine="480" w:firstLineChars="200"/>
        <w:rPr>
          <w:rFonts w:hint="eastAsia"/>
        </w:rPr>
      </w:pPr>
      <w:r>
        <w:rPr>
          <w:rFonts w:hint="eastAsia" w:ascii="宋体" w:hAnsi="宋体" w:eastAsia="宋体"/>
          <w:sz w:val="24"/>
        </w:rPr>
        <w:t>佛日契嵩在《夹注辅教编》中明言：“不杀必仁，若其持此不杀一戒，其心必慈而仁善。”在佛日契嵩看来，不杀生戒的守持，会自然而然地培育人的仁慈之心。这里的逻辑不是“因为仁，所以不杀”，而是“因为持不杀戒，所以心趋向仁”。戒律的规范作用反哺心性的修养——这正是“规约正心”的内在机制。</w:t>
      </w:r>
      <w:r>
        <w:rPr>
          <w:rStyle w:val="28"/>
          <w:rFonts w:hint="eastAsia" w:ascii="宋体" w:hAnsi="宋体" w:eastAsia="宋体"/>
          <w:sz w:val="24"/>
        </w:rPr>
      </w:r>
      <w:r>
        <w:rPr>
          <w:rFonts w:hint="eastAsia" w:ascii="宋体" w:hAnsi="宋体" w:eastAsia="宋体"/>
          <w:sz w:val="24"/>
        </w:rPr>
      </w:r>
    </w:p>
    <w:p w14:paraId="123CC5A3">
      <w:pPr>
        <w:spacing w:line="360" w:lineRule="auto" w:before="0" w:after="0"/>
        <w:ind w:left="420"/>
        <w:rPr>
          <w:rFonts w:hint="eastAsia"/>
        </w:rPr>
      </w:pPr>
      <w:r>
        <w:rPr>
          <w:rFonts w:hint="eastAsia" w:ascii="宋体" w:hAnsi="宋体" w:eastAsia="宋体"/>
          <w:sz w:val="24"/>
        </w:rPr>
        <w:t>契嵩进一步将“不杀”从消极的“不害”提升为积极的“爱生”：“一曰不杀，谓当爱生，不可以己辄暴一物，不止不食其肉也。”这意味着持戒不仅是停止杀戮，更是主动爱护一切生命。他在《夹注辅教编》中对此有更深发挥：“当念一切有命，乃至昆虫，皆自爱身惜命，莫不与我己同，我适岂可以己之私而专辄伤暴他一物命也。如此恕己以奉戒，则其杀心难起，而其不杀之意易慎，是果能爱护一切众生而致不杀也。”此种“恕己”之论，较孟子“君子之于禽兽也，见其生不忍见其死，闻其声不忍食其肉”之说不惟更为积极，且将“仁”从人类伦理扩展为“慈悲”的普遍伦理。</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491A8F05">
      <w:pPr>
        <w:spacing w:line="360" w:lineRule="auto" w:before="0" w:after="0"/>
        <w:ind w:left="420"/>
        <w:rPr>
          <w:rFonts w:hint="eastAsia"/>
        </w:rPr>
      </w:pPr>
      <w:r>
        <w:rPr>
          <w:rFonts w:hint="eastAsia" w:ascii="宋体" w:hAnsi="宋体" w:eastAsia="宋体"/>
          <w:sz w:val="24"/>
        </w:rPr>
        <w:t>由此推之，“不杀生”可引申为对一切生命的尊重、对暴力的拒斥、对弱势群体的保护。诚信建设的最深层，乃是对人的基本尊重——“仁”即是诚信的情感根基。</w:t>
      </w:r>
    </w:p>
    <w:p w14:paraId="27BE6258">
      <w:pPr>
        <w:spacing w:line="360" w:lineRule="auto"/>
        <w:rPr>
          <w:rFonts w:hint="eastAsia"/>
        </w:rPr>
      </w:pPr>
    </w:p>
    <w:p w14:paraId="1A48D6E9">
      <w:pPr>
        <w:pStyle w:val="4"/>
        <w:bidi w:val="0"/>
        <w:spacing w:line="360" w:lineRule="auto" w:before="120" w:after="60"/>
        <w:ind w:left="420"/>
        <w:rPr>
          <w:rFonts w:hint="eastAsia"/>
        </w:rPr>
      </w:pPr>
      <w:bookmarkStart w:id="81" w:name="_Toc23988"/>
      <w:r>
        <w:rPr>
          <w:rFonts w:hint="eastAsia" w:ascii="黑体" w:hAnsi="黑体" w:eastAsia="黑体"/>
          <w:b/>
          <w:sz w:val="24"/>
        </w:rPr>
        <w:t>二、不偷盗与义</w:t>
      </w:r>
      <w:bookmarkEnd w:id="81"/>
    </w:p>
    <w:p w14:paraId="36AF72EE">
      <w:pPr>
        <w:spacing w:line="360" w:lineRule="auto" w:before="0" w:after="0"/>
        <w:ind w:left="420"/>
        <w:rPr>
          <w:rFonts w:hint="eastAsia"/>
        </w:rPr>
      </w:pPr>
      <w:r>
        <w:rPr>
          <w:rFonts w:hint="eastAsia" w:ascii="宋体" w:hAnsi="宋体" w:eastAsia="宋体"/>
          <w:sz w:val="24"/>
        </w:rPr>
        <w:t>佛日契嵩说：“不盗必廉，若持不盗一戒，其人必自廉洁而修正其身。”不盗戒不仅关乎财产伦理，更关乎廉洁品格的培养。契嵩将“不盗”解释为“不义不取，不止不攘他物也”，强调其本质是“义”——取之有道，见得思义。</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3017E950">
      <w:pPr>
        <w:spacing w:line="360" w:lineRule="auto" w:before="0" w:after="0"/>
        <w:ind w:left="420"/>
        <w:rPr>
          <w:rFonts w:hint="eastAsia"/>
        </w:rPr>
      </w:pPr>
      <w:r>
        <w:rPr>
          <w:rFonts w:hint="eastAsia" w:ascii="宋体" w:hAnsi="宋体" w:eastAsia="宋体"/>
          <w:sz w:val="24"/>
        </w:rPr>
        <w:t>值得注意的是，契嵩将“不盗”与“义”的同构置于“孝”的框架下论证，指出“不盗必廉……岂有为人臣者而不忠其君”，将廉洁从个人修养扩展到政治伦理。此种诠释，使“不盗”不仅是不取他人财物，更包含不侵吞公帑、不滥用权力之义，揭示了“义”之政治维度。</w:t>
      </w:r>
      <w:r>
        <w:rPr>
          <w:rStyle w:val="28"/>
          <w:rFonts w:hint="eastAsia" w:ascii="宋体" w:hAnsi="宋体" w:eastAsia="宋体"/>
          <w:sz w:val="24"/>
        </w:rPr>
      </w:r>
      <w:r>
        <w:rPr>
          <w:rFonts w:hint="eastAsia" w:ascii="宋体" w:hAnsi="宋体" w:eastAsia="宋体"/>
          <w:sz w:val="24"/>
        </w:rPr>
      </w:r>
    </w:p>
    <w:p w14:paraId="65243741">
      <w:pPr>
        <w:spacing w:line="360" w:lineRule="auto" w:before="0" w:after="0"/>
        <w:ind w:left="420"/>
        <w:rPr>
          <w:rFonts w:hint="eastAsia"/>
        </w:rPr>
      </w:pPr>
      <w:r>
        <w:rPr>
          <w:rFonts w:hint="eastAsia" w:ascii="宋体" w:hAnsi="宋体" w:eastAsia="宋体"/>
          <w:sz w:val="24"/>
        </w:rPr>
        <w:t>推及今世，不盗的广义理解包括不侵占他人知识产权、不偷税漏税、不虚假报销、不挪用公款等。“义”者，宜也——取之有道，便是义。浙商传统中的“义利并举”，即是这一伦理的商业表达。契嵩将“不盗”与“义”等同，揭示了廉洁品格与正当行为的内在关联：廉洁不仅是个人修养，更是社会正义的基石。</w:t>
      </w:r>
    </w:p>
    <w:p w14:paraId="745CF136">
      <w:pPr>
        <w:spacing w:line="360" w:lineRule="auto"/>
        <w:rPr>
          <w:rFonts w:hint="eastAsia"/>
        </w:rPr>
      </w:pPr>
    </w:p>
    <w:p w14:paraId="7F0B6F6C">
      <w:pPr>
        <w:pStyle w:val="4"/>
        <w:bidi w:val="0"/>
        <w:spacing w:line="360" w:lineRule="auto" w:before="120" w:after="60"/>
        <w:ind w:left="420"/>
        <w:rPr>
          <w:rFonts w:hint="eastAsia"/>
        </w:rPr>
      </w:pPr>
      <w:bookmarkStart w:id="82" w:name="_Toc16220"/>
      <w:r>
        <w:rPr>
          <w:rFonts w:hint="eastAsia" w:ascii="黑体" w:hAnsi="黑体" w:eastAsia="黑体"/>
          <w:b/>
          <w:sz w:val="24"/>
        </w:rPr>
        <w:t>三、不邪淫与礼</w:t>
      </w:r>
      <w:bookmarkEnd w:id="82"/>
    </w:p>
    <w:p w14:paraId="185428E8">
      <w:pPr>
        <w:spacing w:line="360" w:lineRule="auto" w:before="0" w:after="0"/>
        <w:ind w:left="420"/>
        <w:rPr>
          <w:rFonts w:hint="eastAsia"/>
        </w:rPr>
      </w:pPr>
      <w:r>
        <w:rPr>
          <w:rFonts w:hint="eastAsia" w:ascii="宋体" w:hAnsi="宋体" w:eastAsia="宋体"/>
          <w:sz w:val="24"/>
        </w:rPr>
        <w:t>佛日契嵩说：“不媱必正，若持不淫一戒，其身必自清正合礼而无乱。”不邪淫戒关乎的是人伦秩序和身心清净，这与儒家之“礼”所维护的人伦大防完全一致。契嵩将“不邪淫”界定为“不乱非其匹偶也”，强调其对家庭伦理与社会秩序的维护作用。</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30F0DB72">
      <w:pPr>
        <w:spacing w:line="360" w:lineRule="auto" w:before="0" w:after="0"/>
        <w:ind w:left="420"/>
        <w:rPr>
          <w:rFonts w:hint="eastAsia"/>
        </w:rPr>
      </w:pPr>
      <w:r>
        <w:rPr>
          <w:rFonts w:hint="eastAsia" w:ascii="宋体" w:hAnsi="宋体" w:eastAsia="宋体"/>
          <w:sz w:val="24"/>
        </w:rPr>
        <w:t>契嵩进一步将“礼”的内涵从外在规范转化为内在自律，指出持戒者“身必自清正”，说明“礼”不仅是外在约束，更是内心端正的自然流露。他将此扩展为社会伦理：“岂有为人室者而不敬其夫，为人友者而不以善相致？”将“礼”从两性伦理延伸至朋友之信、夫妇之敬，构建了立体的社会礼仪体系。</w:t>
      </w:r>
      <w:r>
        <w:rPr>
          <w:rStyle w:val="28"/>
          <w:rFonts w:hint="eastAsia" w:ascii="宋体" w:hAnsi="宋体" w:eastAsia="宋体"/>
          <w:sz w:val="24"/>
        </w:rPr>
      </w:r>
      <w:r>
        <w:rPr>
          <w:rFonts w:hint="eastAsia" w:ascii="宋体" w:hAnsi="宋体" w:eastAsia="宋体"/>
          <w:sz w:val="24"/>
        </w:rPr>
      </w:r>
    </w:p>
    <w:p w14:paraId="1B745388">
      <w:pPr>
        <w:spacing w:line="360" w:lineRule="auto" w:before="0" w:after="0"/>
        <w:ind w:left="420"/>
        <w:rPr>
          <w:rFonts w:hint="eastAsia"/>
        </w:rPr>
      </w:pPr>
      <w:r>
        <w:rPr>
          <w:rFonts w:hint="eastAsia" w:ascii="宋体" w:hAnsi="宋体" w:eastAsia="宋体"/>
          <w:sz w:val="24"/>
        </w:rPr>
        <w:t>准此以言，此涉及两性关系中的诚信——婚姻中的忠诚、职场中的尊重、社会交往中的得体，皆是“礼”之诚信的体现。</w:t>
      </w:r>
    </w:p>
    <w:p w14:paraId="66C2246E">
      <w:pPr>
        <w:spacing w:line="360" w:lineRule="auto"/>
        <w:rPr>
          <w:rFonts w:hint="eastAsia"/>
        </w:rPr>
      </w:pPr>
    </w:p>
    <w:p w14:paraId="6E266C08">
      <w:pPr>
        <w:pStyle w:val="4"/>
        <w:bidi w:val="0"/>
        <w:spacing w:line="360" w:lineRule="auto"/>
        <w:rPr>
          <w:rFonts w:hint="eastAsia"/>
        </w:rPr>
      </w:pPr>
      <w:bookmarkStart w:id="83" w:name="_Toc28828"/>
      <w:r>
        <w:rPr>
          <w:rFonts w:hint="eastAsia"/>
        </w:rPr>
        <w:t>四、不饮酒与智</w:t>
      </w:r>
      <w:bookmarkEnd w:id="83"/>
    </w:p>
    <w:p w14:paraId="21CF687E">
      <w:pPr>
        <w:spacing w:line="360" w:lineRule="auto" w:before="0" w:after="0"/>
        <w:ind w:left="420"/>
        <w:rPr>
          <w:rFonts w:hint="eastAsia"/>
        </w:rPr>
      </w:pPr>
      <w:r>
        <w:rPr>
          <w:rFonts w:hint="eastAsia" w:ascii="宋体" w:hAnsi="宋体" w:eastAsia="宋体"/>
          <w:sz w:val="24"/>
        </w:rPr>
        <w:t>佛日契嵩说：“不醉不乱，若持不饮酒一戒，其人必自清明而不痴昧。”酒能乱性，使人失去清明理智。而不饮酒戒所保护的正是人的理性判断力——这正是诚信行为得以可能的理智基础。一个连自己行为都无法理性控制的人，其信用何以可靠？</w:t>
      </w:r>
      <w:r>
        <w:rPr>
          <w:rStyle w:val="28"/>
          <w:rFonts w:hint="eastAsia" w:ascii="宋体" w:hAnsi="宋体" w:eastAsia="宋体"/>
          <w:sz w:val="24"/>
        </w:rPr>
      </w:r>
      <w:r>
        <w:rPr>
          <w:rFonts w:hint="eastAsia" w:ascii="宋体" w:hAnsi="宋体" w:eastAsia="宋体"/>
          <w:sz w:val="24"/>
        </w:rPr>
      </w:r>
    </w:p>
    <w:p w14:paraId="1EFCC7A6">
      <w:pPr>
        <w:spacing w:line="360" w:lineRule="auto" w:before="0" w:after="0"/>
        <w:ind w:left="420"/>
        <w:rPr>
          <w:rFonts w:hint="eastAsia"/>
        </w:rPr>
      </w:pPr>
      <w:r>
        <w:rPr>
          <w:rFonts w:hint="eastAsia" w:ascii="宋体" w:hAnsi="宋体" w:eastAsia="宋体"/>
          <w:sz w:val="24"/>
        </w:rPr>
        <w:t>契嵩将“不饮酒”解释为“不以醉乱其修心”，强调其对心智清明的重要性。他将“智”从知识层面的聪明，转化为实践层面的理性自控力：“不痴不昧，有一于此，足以诚于身而加于人”。这里的“智”不仅是认知能力，更是保持清醒、作出正确道德判断的实践智慧。</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1D4C1FEC">
      <w:pPr>
        <w:spacing w:line="360" w:lineRule="auto" w:before="0" w:after="0"/>
        <w:ind w:left="420"/>
        <w:rPr>
          <w:rFonts w:hint="eastAsia"/>
        </w:rPr>
      </w:pPr>
      <w:r>
        <w:rPr>
          <w:rFonts w:hint="eastAsia" w:ascii="宋体" w:hAnsi="宋体" w:eastAsia="宋体"/>
          <w:sz w:val="24"/>
        </w:rPr>
        <w:t>契嵩还将“智”与佛教的“智慧”概念会通：“儒所谓智，与吾佛曰智慧，其目虽不同……岂异乎哉？”他认为儒家的“智”与佛家的“般若”在“去痴昧、达清明”的层面上完全一致。推而广之，此可以引申为拒绝一切使人丧失理性判断的沉迷——无论是酒精、药物还是信息成瘾。</w:t>
      </w:r>
      <w:r>
        <w:rPr>
          <w:rStyle w:val="28"/>
          <w:rFonts w:hint="eastAsia" w:ascii="宋体" w:hAnsi="宋体" w:eastAsia="宋体"/>
          <w:sz w:val="24"/>
        </w:rPr>
      </w:r>
      <w:r>
        <w:rPr>
          <w:rFonts w:hint="eastAsia" w:ascii="宋体" w:hAnsi="宋体" w:eastAsia="宋体"/>
          <w:sz w:val="24"/>
        </w:rPr>
      </w:r>
    </w:p>
    <w:p w14:paraId="2E47A8F4">
      <w:pPr>
        <w:spacing w:line="360" w:lineRule="auto"/>
        <w:rPr>
          <w:rFonts w:hint="eastAsia"/>
        </w:rPr>
      </w:pPr>
    </w:p>
    <w:p w14:paraId="1E9F6E9E">
      <w:pPr>
        <w:pStyle w:val="4"/>
        <w:bidi w:val="0"/>
        <w:spacing w:line="360" w:lineRule="auto"/>
        <w:rPr>
          <w:rFonts w:hint="eastAsia"/>
        </w:rPr>
      </w:pPr>
      <w:bookmarkStart w:id="84" w:name="_Toc8227"/>
      <w:r>
        <w:rPr>
          <w:rFonts w:hint="eastAsia"/>
        </w:rPr>
        <w:t>五、不妄语与信</w:t>
      </w:r>
      <w:bookmarkEnd w:id="84"/>
    </w:p>
    <w:p w14:paraId="4D8B6480">
      <w:pPr>
        <w:spacing w:line="360" w:lineRule="auto" w:before="0" w:after="0"/>
        <w:ind w:left="420"/>
        <w:rPr>
          <w:rFonts w:hint="eastAsia"/>
        </w:rPr>
      </w:pPr>
      <w:r>
        <w:rPr>
          <w:rFonts w:hint="eastAsia" w:ascii="宋体" w:hAnsi="宋体" w:eastAsia="宋体"/>
          <w:sz w:val="24"/>
        </w:rPr>
        <w:t>佛日契嵩在这五组配对中，对“不妄语”与“信”的关系着墨最重。他在多处论述中强调：“不妄必信，若持不妄语一戒，其人必有诚信而无欺诳。”不妄语戒之所以与信德“完全等同”，不仅因为两者的行为要求一致——都要求言而有信、真实不欺——更因为两者共同植根于心性本体的“真实无妄”。口出妄言，欺诈他人，既违背了佛教“直心是道场”的训诫，也从根本上破坏了人与人之间赖以共存的信任基础。</w:t>
      </w:r>
      <w:r>
        <w:rPr>
          <w:rStyle w:val="28"/>
          <w:rFonts w:hint="eastAsia" w:ascii="宋体" w:hAnsi="宋体" w:eastAsia="宋体"/>
          <w:sz w:val="24"/>
        </w:rPr>
      </w:r>
      <w:r>
        <w:rPr>
          <w:rFonts w:hint="eastAsia" w:ascii="宋体" w:hAnsi="宋体" w:eastAsia="宋体"/>
          <w:sz w:val="24"/>
        </w:rPr>
      </w:r>
    </w:p>
    <w:p w14:paraId="7300BBE0">
      <w:pPr>
        <w:spacing w:line="360" w:lineRule="auto" w:before="0" w:after="0"/>
        <w:ind w:left="420"/>
        <w:rPr>
          <w:rFonts w:hint="eastAsia"/>
        </w:rPr>
      </w:pPr>
      <w:r>
        <w:rPr>
          <w:rFonts w:hint="eastAsia" w:ascii="宋体" w:hAnsi="宋体" w:eastAsia="宋体"/>
          <w:sz w:val="24"/>
        </w:rPr>
        <w:t>值得注意的是，佛日契嵩对语言伦理的讨论并不仅限于“不妄语”，他还进一步延伸到“不绮语”“不两舌”“不恶口”等与语言行为相关的细分戒条，使“信”成为一种立体的语言伦理。他在《辅教编》中论述：“不妄必信，不矫语必诚，不两舌不谗，不恶口不辱”，将“信”扩展为完整的言语道德体系：</w:t>
      </w:r>
      <w:r>
        <w:rPr>
          <w:rStyle w:val="28"/>
          <w:rFonts w:hint="eastAsia" w:ascii="宋体" w:hAnsi="宋体" w:eastAsia="宋体"/>
          <w:sz w:val="24"/>
        </w:rPr>
      </w:r>
      <w:r>
        <w:rPr>
          <w:rFonts w:hint="eastAsia" w:ascii="宋体" w:hAnsi="宋体" w:eastAsia="宋体"/>
          <w:sz w:val="24"/>
        </w:rPr>
      </w:r>
    </w:p>
    <w:p w14:paraId="4C47245B">
      <w:pPr>
        <w:spacing w:line="360" w:lineRule="auto" w:before="0" w:after="0"/>
        <w:ind w:left="420"/>
        <w:rPr>
          <w:rFonts w:hint="eastAsia"/>
        </w:rPr>
      </w:pPr>
      <w:r>
        <w:rPr>
          <w:rFonts w:hint="eastAsia" w:ascii="宋体" w:hAnsi="宋体" w:eastAsia="宋体"/>
          <w:sz w:val="24"/>
        </w:rPr>
        <w:t>不妄语：言而有信，真实不欺</w:t>
      </w:r>
    </w:p>
    <w:p w14:paraId="2B8A4A38">
      <w:pPr>
        <w:spacing w:line="360" w:lineRule="auto" w:before="0" w:after="0"/>
        <w:ind w:left="420"/>
        <w:rPr>
          <w:rFonts w:hint="eastAsia"/>
        </w:rPr>
      </w:pPr>
      <w:r>
        <w:rPr>
          <w:rFonts w:hint="eastAsia" w:ascii="宋体" w:hAnsi="宋体" w:eastAsia="宋体"/>
          <w:sz w:val="24"/>
        </w:rPr>
        <w:t>不绮语：言语质朴，不事虚华</w:t>
      </w:r>
    </w:p>
    <w:p w14:paraId="645F8347">
      <w:pPr>
        <w:spacing w:line="360" w:lineRule="auto" w:before="0" w:after="0"/>
        <w:ind w:left="420"/>
        <w:rPr>
          <w:rFonts w:hint="eastAsia"/>
        </w:rPr>
      </w:pPr>
      <w:r>
        <w:rPr>
          <w:rFonts w:hint="eastAsia" w:ascii="宋体" w:hAnsi="宋体" w:eastAsia="宋体"/>
          <w:sz w:val="24"/>
        </w:rPr>
        <w:t>不两舌：不挑拨离间，维护人际和谐</w:t>
      </w:r>
    </w:p>
    <w:p w14:paraId="003B53B0">
      <w:pPr>
        <w:spacing w:line="360" w:lineRule="auto" w:before="0" w:after="0"/>
        <w:ind w:left="420"/>
        <w:rPr>
          <w:rFonts w:hint="eastAsia"/>
        </w:rPr>
      </w:pPr>
      <w:r>
        <w:rPr>
          <w:rFonts w:hint="eastAsia" w:ascii="宋体" w:hAnsi="宋体" w:eastAsia="宋体"/>
          <w:sz w:val="24"/>
        </w:rPr>
        <w:t>不恶口：言语温和，不侮辱他人</w:t>
      </w:r>
    </w:p>
    <w:p w14:paraId="545364F1">
      <w:pPr>
        <w:spacing w:line="360" w:lineRule="auto" w:before="0" w:after="0"/>
        <w:ind w:left="420"/>
        <w:rPr>
          <w:rFonts w:hint="eastAsia"/>
        </w:rPr>
      </w:pPr>
      <w:r>
        <w:rPr>
          <w:rFonts w:hint="eastAsia" w:ascii="宋体" w:hAnsi="宋体" w:eastAsia="宋体"/>
          <w:sz w:val="24"/>
        </w:rPr>
        <w:t>此种立体的语言伦理观，使“信”不仅是简单的“说话算数”，而是涵盖了言语的真实性、正当性、和谐性与友善性，成为维系社会信任的完整规范。</w:t>
      </w:r>
    </w:p>
    <w:p w14:paraId="5A30E140">
      <w:pPr>
        <w:spacing w:line="360" w:lineRule="auto"/>
        <w:rPr>
          <w:rFonts w:hint="eastAsia"/>
        </w:rPr>
      </w:pPr>
    </w:p>
    <w:p w14:paraId="2257B329">
      <w:pPr>
        <w:pStyle w:val="4"/>
        <w:bidi w:val="0"/>
        <w:spacing w:line="360" w:lineRule="auto"/>
        <w:rPr>
          <w:rFonts w:hint="eastAsia"/>
        </w:rPr>
      </w:pPr>
      <w:bookmarkStart w:id="85" w:name="_Toc13805"/>
      <w:r>
        <w:rPr>
          <w:rFonts w:hint="eastAsia"/>
        </w:rPr>
        <w:t>六、同构的理论意义：从“迹异”到“存本”</w:t>
      </w:r>
      <w:r>
        <w:rPr>
          <w:rFonts w:hint="eastAsia"/>
          <w:lang w:val="en-US" w:eastAsia="zh-CN"/>
        </w:rPr>
      </w:r>
      <w:r>
        <w:rPr>
          <w:rFonts w:hint="eastAsia"/>
        </w:rPr>
      </w:r>
      <w:bookmarkEnd w:id="85"/>
    </w:p>
    <w:p w14:paraId="0C8E888F">
      <w:pPr>
        <w:spacing w:line="360" w:lineRule="auto" w:before="0" w:after="0"/>
        <w:ind w:left="420"/>
        <w:rPr>
          <w:rFonts w:hint="eastAsia"/>
        </w:rPr>
      </w:pPr>
      <w:r>
        <w:rPr>
          <w:rFonts w:hint="eastAsia" w:ascii="宋体" w:hAnsi="宋体" w:eastAsia="宋体"/>
          <w:sz w:val="24"/>
        </w:rPr>
        <w:t>然而，这种等同的理论机制究竟是什么？佛日契嵩用一个极为精妙的“本迹”关系论来解释。他提出“圣人垂迹，所以存本”的核心逻辑。佛陀和孔子等圣人，其内证的境界是超越言语思虑的本体（“本”），即那颗“真实无妄”的心性。但是，为了教化根性下劣的众生，他们不得不“垂迹”，即通过各种有形有相、可遵可循的教法来引导世人。对于佛陀而言，他垂示的“迹”，就是包括五戒在内的各种戒律仪轨；对于孔子而言，他垂示的“迹”，就是仁义礼智信等伦理规范。因此，五戒是佛教圣人为“存其本心”而设的“迹”，五常是儒家圣人为“存其天性”而设的“迹”。二者的“迹”在具体条目和表述上虽有差异，但其指向的“本”——也就是那至善无恶、真实无妄的心性——是完全一致的。</w:t>
      </w:r>
    </w:p>
    <w:p w14:paraId="45E00A13">
      <w:pPr>
        <w:spacing w:line="360" w:lineRule="auto" w:before="0" w:after="0"/>
        <w:ind w:left="420"/>
        <w:rPr>
          <w:rFonts w:hint="eastAsia"/>
        </w:rPr>
      </w:pPr>
      <w:r>
        <w:rPr>
          <w:rFonts w:hint="eastAsia" w:ascii="宋体" w:hAnsi="宋体" w:eastAsia="宋体"/>
          <w:sz w:val="24"/>
        </w:rPr>
        <w:t>这一“本迹”关系的理论，与佛日契嵩在《劝书》中所论的“心”与“名”的关系一脉相承：“夫心也者，圣人道义之本也；名也者，圣人劝善之权也。”“心”是“本”，“名”（制度、规范、名相）是“权”（权宜、方便）。将这一逻辑推广到“戒”与“常”的关系上：五戒和五常都是“名”——圣人设立的规范性制度；而它们共同指向的“本”，则是那颗“至正”之心。因此，持守五戒和践行五常，虽然在“迹”上有差异，但在“存本”的效果上是等效的——都在“正人心”。</w:t>
      </w:r>
      <w:r>
        <w:rPr>
          <w:rStyle w:val="28"/>
          <w:rFonts w:hint="eastAsia" w:ascii="宋体" w:hAnsi="宋体" w:eastAsia="宋体"/>
          <w:sz w:val="24"/>
        </w:rPr>
      </w:r>
      <w:r>
        <w:rPr>
          <w:rFonts w:hint="eastAsia" w:ascii="宋体" w:hAnsi="宋体" w:eastAsia="宋体"/>
          <w:sz w:val="24"/>
        </w:rPr>
      </w:r>
    </w:p>
    <w:p w14:paraId="7B5ABBD1">
      <w:pPr>
        <w:spacing w:line="360" w:lineRule="auto" w:before="0" w:after="0"/>
        <w:ind w:left="420"/>
        <w:rPr>
          <w:rFonts w:hint="eastAsia"/>
        </w:rPr>
      </w:pPr>
      <w:r>
        <w:rPr>
          <w:rFonts w:hint="eastAsia" w:ascii="宋体" w:hAnsi="宋体" w:eastAsia="宋体"/>
          <w:sz w:val="24"/>
        </w:rPr>
        <w:t>佛日契嵩还在理论上回应了一个潜在质疑：既然佛教与儒家都是“存本”之教，为何要保留佛教的制度形式（出家、戒律等）？佛日契嵩的回答是：“因情设教”。众生的“情习”千差万别，有人适合以儒家之教来正心，有人适合以佛教之教来正心。如同良医治病，药方不同而目的相同。由此，佛日契嵩既论证了佛教存在的合法性，又避免了“佛教高于儒家”的傲慢姿态——这是一种极为高明的论证策略。</w:t>
      </w:r>
      <w:r>
        <w:rPr>
          <w:rStyle w:val="28"/>
          <w:rFonts w:hint="eastAsia" w:ascii="宋体" w:hAnsi="宋体" w:eastAsia="宋体"/>
          <w:sz w:val="24"/>
        </w:rPr>
      </w:r>
      <w:r>
        <w:rPr>
          <w:rFonts w:hint="eastAsia" w:ascii="宋体" w:hAnsi="宋体" w:eastAsia="宋体"/>
          <w:sz w:val="24"/>
        </w:rPr>
      </w:r>
    </w:p>
    <w:p w14:paraId="35D89128">
      <w:pPr>
        <w:spacing w:line="360" w:lineRule="auto" w:before="0" w:after="0"/>
        <w:ind w:left="420"/>
        <w:rPr>
          <w:rFonts w:hint="eastAsia"/>
        </w:rPr>
      </w:pPr>
      <w:r>
        <w:rPr>
          <w:rFonts w:hint="eastAsia" w:ascii="宋体" w:hAnsi="宋体" w:eastAsia="宋体"/>
          <w:sz w:val="24"/>
        </w:rPr>
        <w:t>正是基于这一逻辑，佛日契嵩提出了一个极具社会政治意义的主张，即通过推广佛教人天乘的世俗伦理，可以达到天下太平。他说：“推行此二乘（人乘、天乘）于天下，则可以坐致太平。”这种“太平”理想的实现路径，并非依赖严刑峻法，而是凭借教化。通过向全社会普及人天乘的善恶报应观念和五戒十善的行为规范，让他们即使不能理解高深的“心性”之理，也能因为“趋利避害”的“情识”而去恶向善。在《夹注辅教编》中，佛日契嵩进一步论证了这一教化策略的可行性：“若向之所谓五戒十善云者，里巷何尝不相化而为之，自乡之邑，自邑之州，自州之国，朝廷之士，天子之宫掖，其修之至也。”这段描述展现了一个自下而上、由近及远的教化扩展过程——从邻里到乡邑、从乡邑到州县、从州县到全国、从朝廷士大夫到天子后宫。当整个社会都“持此戒善之法”时，诚信便不再需要外在强制，而成为一种风俗习惯。这正是“迹”回归“本”的过程：五戒十善作为“迹”，在普及过程中逐渐内化为人的第二天性，最终复归于心性的“至正”。</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6E5CCA33">
      <w:pPr>
        <w:spacing w:line="360" w:lineRule="auto"/>
        <w:rPr>
          <w:rFonts w:hint="eastAsia"/>
        </w:rPr>
      </w:pPr>
    </w:p>
    <w:p w14:paraId="535CFB58">
      <w:pPr>
        <w:pStyle w:val="3"/>
        <w:bidi w:val="0"/>
        <w:spacing w:line="360" w:lineRule="auto" w:before="240" w:after="120"/>
        <w:rPr>
          <w:rFonts w:hint="eastAsia"/>
        </w:rPr>
      </w:pPr>
      <w:bookmarkStart w:id="86" w:name="_Toc31971"/>
      <w:r>
        <w:rPr>
          <w:rFonts w:hint="eastAsia" w:ascii="黑体" w:hAnsi="黑体" w:eastAsia="黑体"/>
          <w:b/>
          <w:sz w:val="28"/>
        </w:rPr>
        <w:t>第三节 “孝”作为诚信实践的统摄原则</w:t>
      </w:r>
      <w:bookmarkEnd w:id="86"/>
    </w:p>
    <w:p w14:paraId="1A10F3E8">
      <w:pPr>
        <w:spacing w:line="360" w:lineRule="auto"/>
        <w:rPr>
          <w:rFonts w:hint="eastAsia"/>
        </w:rPr>
      </w:pPr>
    </w:p>
    <w:p w14:paraId="4990DCDB">
      <w:pPr>
        <w:spacing w:line="360" w:lineRule="auto" w:before="0" w:after="0"/>
        <w:ind w:left="420"/>
        <w:rPr>
          <w:rFonts w:hint="eastAsia"/>
        </w:rPr>
      </w:pPr>
      <w:r>
        <w:rPr>
          <w:rFonts w:hint="eastAsia" w:ascii="宋体" w:hAnsi="宋体" w:eastAsia="宋体"/>
          <w:sz w:val="24"/>
        </w:rPr>
        <w:t>在佛日契嵩的心性伦理体系中，“孝”占据了统摄性的地位。这是他回应“出家无父”这一最严厉批评的杀手锏，也是他将诚信从一种孤立的德目，落实为一个有根基、有序列的实践体系的关键。</w:t>
      </w:r>
    </w:p>
    <w:p w14:paraId="2A354A0C">
      <w:pPr>
        <w:spacing w:line="360" w:lineRule="auto" w:before="0" w:after="0"/>
        <w:ind w:left="420"/>
        <w:rPr>
          <w:rFonts w:hint="eastAsia"/>
        </w:rPr>
      </w:pPr>
      <w:r>
        <w:rPr>
          <w:rFonts w:hint="eastAsia" w:ascii="宋体" w:hAnsi="宋体" w:eastAsia="宋体"/>
          <w:sz w:val="24"/>
        </w:rPr>
        <w:t>佛日契嵩在《孝论》中石破天惊地提出：“夫孝也者，大戒之所先也。”这意味着，孝不仅仅是比丘二百五十戒中的一条，而是所有戒律的起始、根本和归宿。为什么“孝”具有如此高的地位？契嵩在《孝论·叙孝》中给出了更细致的论证：“孝者，天之经、地之义、民之行也。……圣人之善，以孝为端。”他又引《孝经》“身体发肤，受之父母，不敢毁伤，孝之始也”与佛教“以戒为孝”相互印证，指出出家虽不从事世俗的生产赡养，但通过修行戒定慧、成就道业，并以功德回向父母，是更深层的“大孝”。在这一论证中，“孝”与“诚”发生了内在的勾连。孝是心性本体——也就是“诚”——在人类伦理关系中最原初、最自然的呈现。父母与子女之间的血缘亲情，是天地间一切真诚情感的起点。一个人如果对生养自己的父母都不能心怀真诚的感恩与敬爱，那么他对朋友的“信”、对工作的“忠”，其根基又在哪里？契嵩在《孝论·明孝章》中直言：“孝出于善，而人皆有善心。”善心即本心之诚；孝是此诚在家伦中的第一道光辉。因此，诚信并非悬浮于空中的抽象德目，而是从对父母的真诚情感中生长出来的自然果实。</w:t>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r>
        <w:rPr>
          <w:rStyle w:val="28"/>
          <w:rFonts w:hint="eastAsia" w:ascii="宋体" w:hAnsi="宋体" w:eastAsia="宋体"/>
          <w:sz w:val="24"/>
        </w:rPr>
      </w:r>
      <w:r>
        <w:rPr>
          <w:rFonts w:hint="eastAsia" w:ascii="宋体" w:hAnsi="宋体" w:eastAsia="宋体"/>
          <w:sz w:val="24"/>
        </w:rPr>
      </w:r>
    </w:p>
    <w:p w14:paraId="00151B05">
      <w:pPr>
        <w:spacing w:line="360" w:lineRule="auto" w:before="0" w:after="0"/>
        <w:ind w:left="420"/>
        <w:rPr>
          <w:rFonts w:hint="eastAsia"/>
        </w:rPr>
      </w:pPr>
      <w:r>
        <w:rPr>
          <w:rFonts w:hint="eastAsia" w:ascii="宋体" w:hAnsi="宋体" w:eastAsia="宋体"/>
          <w:sz w:val="24"/>
        </w:rPr>
        <w:t>佛日契嵩还进一步将儒家孝道与佛家中道会通，有学者指出，佛日契嵩主张“将佛之'中道'、孝道纳入王道思想中”。这意味着在佛日契嵩的理论体系中，孝不仅是家庭伦理，更是“王道”的基础——治理国家的根本原则。当孝道被纳入王道思想，诚信便不再是私人德行，而成为支撑公共秩序的政治伦理。</w:t>
      </w:r>
      <w:r>
        <w:rPr>
          <w:rStyle w:val="28"/>
          <w:rFonts w:hint="eastAsia" w:ascii="宋体" w:hAnsi="宋体" w:eastAsia="宋体"/>
          <w:sz w:val="24"/>
        </w:rPr>
      </w:r>
      <w:r>
        <w:rPr>
          <w:rFonts w:hint="eastAsia" w:ascii="宋体" w:hAnsi="宋体" w:eastAsia="宋体"/>
          <w:sz w:val="24"/>
        </w:rPr>
      </w:r>
    </w:p>
    <w:p w14:paraId="0A994A74">
      <w:pPr>
        <w:spacing w:line="360" w:lineRule="auto" w:before="0" w:after="0"/>
        <w:ind w:left="420"/>
        <w:rPr>
          <w:rFonts w:hint="eastAsia"/>
        </w:rPr>
      </w:pPr>
      <w:r>
        <w:rPr>
          <w:rFonts w:hint="eastAsia" w:ascii="宋体" w:hAnsi="宋体" w:eastAsia="宋体"/>
          <w:sz w:val="24"/>
        </w:rPr>
        <w:t>由此可以理解，“孝”之所以能够统摄“诚信”，原因有三。其一，从发生学上看，孝是“诚”在家伦中的最初呈现，为个体日后一切诚信行为提供了原初的情感模板。其二，从结构上看，契嵩以“大戒之所先”将孝定位为所有戒律（包括不妄语戒）的源头，这意味着持守不妄语戒的动力，最终源于对父母及师长的真诚感恩——而非冷冰冰的规范遵守。其三，从实践上看，孝要求“诚于中，形于外”的一致性：对父母的孝不能停留在表面仪式，而必须是内心的真实敬爱，这恰恰是诚信“内外合一”结构的典范。因此，孝不仅是诚信的表现场域之一，更是诚信得以发生、成长与稳定的本体论—实践论根基。</w:t>
      </w:r>
    </w:p>
    <w:p w14:paraId="57C87A7A">
      <w:pPr>
        <w:spacing w:line="360" w:lineRule="auto" w:before="0" w:after="0"/>
        <w:ind w:left="420"/>
        <w:rPr>
          <w:rFonts w:hint="eastAsia"/>
        </w:rPr>
      </w:pPr>
      <w:r>
        <w:rPr>
          <w:rFonts w:hint="eastAsia" w:ascii="宋体" w:hAnsi="宋体" w:eastAsia="宋体"/>
          <w:sz w:val="24"/>
        </w:rPr>
        <w:t>据此，家庭便顺理成章地成为诚信教育的第一场域。婴幼儿在家庭中，第一次体验到被无条件地爱与接纳，也第一次学会了信任。对父母的“诚”，即那种毫无保留的依赖、毫无伪饰的情感流露，是个体日后对外部社会建立“信”的心理基础。一个在充满欺骗与暴力的家庭中长大的孩子，很难对世界形成基本的信任感。因此，培养社会诚信，必须从建设诚信的家庭关系开始。父母以身作则的言而有信，是孩子最生动的诚信启蒙课。</w:t>
      </w:r>
    </w:p>
    <w:p w14:paraId="36265938">
      <w:pPr>
        <w:spacing w:line="360" w:lineRule="auto" w:before="0" w:after="0"/>
        <w:ind w:left="420"/>
        <w:rPr>
          <w:rFonts w:hint="eastAsia"/>
        </w:rPr>
      </w:pPr>
      <w:r>
        <w:rPr>
          <w:rFonts w:hint="eastAsia" w:ascii="宋体" w:hAnsi="宋体" w:eastAsia="宋体"/>
          <w:sz w:val="24"/>
        </w:rPr>
        <w:t>佛日契嵩作为“一代孝僧”的历史形象，也强化了这一论点的说服力。据灵隐寺史料记载，佛日契嵩在住持灵隐寺期间，大力“提倡佛儒调和，弘扬孝道文化，时人称为'一代孝僧'”。他的孝道思想不是书斋中的理论建构，而是经由个人修持和寺院实践所证成的生命体悟。灵隐寺至今仍传承着契嵩的道风，这一事实表明，佛日契嵩以孝为统摄的诚信实践范式具有超越时代的精神感召力。</w:t>
      </w:r>
      <w:r>
        <w:rPr>
          <w:rStyle w:val="28"/>
          <w:rFonts w:hint="eastAsia" w:ascii="宋体" w:hAnsi="宋体" w:eastAsia="宋体"/>
          <w:sz w:val="24"/>
        </w:rPr>
      </w:r>
      <w:r>
        <w:rPr>
          <w:rFonts w:hint="eastAsia" w:ascii="宋体" w:hAnsi="宋体" w:eastAsia="宋体"/>
          <w:sz w:val="24"/>
        </w:rPr>
      </w:r>
    </w:p>
    <w:p w14:paraId="0F3D39EB">
      <w:pPr>
        <w:spacing w:line="360" w:lineRule="auto" w:before="0" w:after="0"/>
        <w:ind w:left="420"/>
        <w:rPr>
          <w:rFonts w:hint="eastAsia"/>
        </w:rPr>
      </w:pPr>
      <w:r>
        <w:rPr>
          <w:rFonts w:hint="eastAsia" w:ascii="宋体" w:hAnsi="宋体" w:eastAsia="宋体"/>
          <w:sz w:val="24"/>
        </w:rPr>
        <w:t>佛日契嵩通过两个看似矛盾的行为，论证了诚信必须是内心情感与外在行为的统一。当被质问佛教徒出家，不能像儒家孝子那样“临丧哀毁”，是否不孝时，佛日契嵩回应：儒家的“临丧宜哀”，其本意在于要求内心具备真实的悲痛之情，而不是强迫每个人用统一、夸张的形式去表演哀伤。同样，佛教虽出家，但佛陀允许弟子以“衣盂”之余物供养父母，这即是外在的“信”。若一个出家人，内心对父母毫无感念之情（不诚），即使他供养了丰厚的财物（行信），其行为也与贩卖“孝”无异。反之，若内心满怀真诚的孝思，即使外在的供养微薄，也是至诚之孝。</w:t>
      </w:r>
      <w:r>
        <w:rPr>
          <w:rStyle w:val="28"/>
          <w:rFonts w:hint="eastAsia" w:ascii="宋体" w:hAnsi="宋体" w:eastAsia="宋体"/>
          <w:sz w:val="24"/>
        </w:rPr>
      </w:r>
    </w:p>
    <w:p w14:paraId="21FEDBAC">
      <w:pPr>
        <w:spacing w:line="360" w:lineRule="auto" w:before="0" w:after="0"/>
        <w:ind w:left="420"/>
        <w:rPr>
          <w:rFonts w:hint="eastAsia"/>
        </w:rPr>
      </w:pPr>
      <w:r>
        <w:rPr>
          <w:rFonts w:hint="eastAsia" w:ascii="宋体" w:hAnsi="宋体" w:eastAsia="宋体"/>
          <w:sz w:val="24"/>
        </w:rPr>
        <w:t>这一论证揭示了佛日契嵩诚信思想最精微的结构：诚信必须是“诚”与“信”的统一、“内”与“外”的合一。“诚”是内心的真实情感，“信”是外在的践履行为。没有内心的“诚”，外在的“信”便是空洞的形式；没有外在的“信”，内心的“诚”便无法被感知和验证。两者如同鸟之双翼、车之双轮，缺一不可。这正是佛日契嵩诚信思想中最为深刻的洞见：诚信不是单一的德行，而是心性与行为、内在与外在、情感与规范的统一体。</w:t>
      </w:r>
    </w:p>
    <w:p w14:paraId="7E012E1B">
      <w:pPr>
        <w:spacing w:line="360" w:lineRule="auto"/>
        <w:rPr>
          <w:rFonts w:hint="eastAsia"/>
        </w:rPr>
      </w:pPr>
    </w:p>
    <w:p w14:paraId="47885EDE">
      <w:pPr>
        <w:pStyle w:val="2"/>
        <w:bidi w:val="0"/>
        <w:spacing w:line="360" w:lineRule="auto" w:before="240" w:after="120"/>
        <w:jc w:val="center"/>
        <w:rPr>
          <w:rFonts w:hint="eastAsia"/>
        </w:rPr>
      </w:pPr>
      <w:bookmarkStart w:id="87" w:name="_Toc28339"/>
      <w:r>
        <w:rPr>
          <w:rFonts w:hint="eastAsia" w:ascii="黑体" w:hAnsi="黑体" w:eastAsia="黑体"/>
          <w:b/>
          <w:sz w:val="32"/>
        </w:rPr>
        <w:t>第四章 佛日契嵩诚信思想与社会主义核心价值观的会通</w:t>
      </w:r>
      <w:bookmarkEnd w:id="87"/>
    </w:p>
    <w:p w14:paraId="5A744135">
      <w:pPr>
        <w:spacing w:line="360" w:lineRule="auto"/>
        <w:rPr>
          <w:rFonts w:hint="eastAsia"/>
        </w:rPr>
      </w:pPr>
    </w:p>
    <w:p w14:paraId="0FE060B0">
      <w:pPr>
        <w:spacing w:line="360" w:lineRule="auto" w:before="0" w:after="0"/>
        <w:ind w:left="420"/>
        <w:rPr>
          <w:rFonts w:hint="eastAsia"/>
        </w:rPr>
      </w:pPr>
      <w:r>
        <w:rPr>
          <w:rFonts w:hint="eastAsia" w:ascii="宋体" w:hAnsi="宋体" w:eastAsia="宋体"/>
          <w:sz w:val="24"/>
        </w:rPr>
        <w:t>穿越近千年的历史烟云，佛日契嵩所面对的时代困境与思想命题，在一种全新的历史语境下，重新摆在我们面前。他围绕“心性”与“诚信”所构建的深邃哲学，为理解和践行社会主义核心价值观中的“诚信”提供了独特而珍贵的思想资源。本章将在前文心性论分析的基础上，聚焦于心性修养与价值内化的维度，系统探讨佛日契嵩思想与当代诚信价值观在本体论、修养论和实践论三个层面的深层会通。</w:t>
      </w:r>
    </w:p>
    <w:p w14:paraId="4AD2C0A0">
      <w:pPr>
        <w:spacing w:line="360" w:lineRule="auto"/>
        <w:rPr>
          <w:rFonts w:hint="eastAsia"/>
        </w:rPr>
      </w:pPr>
    </w:p>
    <w:p w14:paraId="6B7F6817">
      <w:pPr>
        <w:pStyle w:val="3"/>
        <w:numPr>
          <w:ilvl w:val="0"/>
          <w:numId w:val="2"/>
        </w:numPr>
        <w:bidi w:val="0"/>
        <w:spacing w:line="360" w:lineRule="auto"/>
        <w:rPr>
          <w:rFonts w:hint="eastAsia"/>
        </w:rPr>
      </w:pPr>
      <w:bookmarkStart w:id="88" w:name="_Toc26138"/>
      <w:r>
        <w:rPr>
          <w:rFonts w:hint="eastAsia"/>
        </w:rPr>
        <w:t>“真实无妄”：诚信的本体内核</w:t>
      </w:r>
      <w:r>
        <w:rPr>
          <w:rFonts w:hint="eastAsia"/>
          <w:lang w:eastAsia="zh-CN"/>
        </w:rPr>
      </w:r>
      <w:r>
        <w:rPr>
          <w:rFonts w:hint="eastAsia"/>
        </w:rPr>
      </w:r>
      <w:bookmarkEnd w:id="88"/>
    </w:p>
    <w:p w14:paraId="42AD3CFD">
      <w:pPr>
        <w:spacing w:line="360" w:lineRule="auto"/>
        <w:rPr>
          <w:rFonts w:hint="eastAsia"/>
        </w:rPr>
      </w:pPr>
    </w:p>
    <w:p w14:paraId="0EC03D97">
      <w:pPr>
        <w:spacing w:line="360" w:lineRule="auto" w:before="0" w:after="0"/>
        <w:ind w:left="420"/>
        <w:rPr>
          <w:rFonts w:hint="eastAsia" w:eastAsia="宋体"/>
          <w:lang w:eastAsia="zh-CN"/>
        </w:rPr>
      </w:pPr>
      <w:r>
        <w:rPr>
          <w:rFonts w:hint="eastAsia" w:ascii="宋体" w:hAnsi="宋体" w:eastAsia="宋体"/>
          <w:sz w:val="24"/>
        </w:rPr>
        <w:t>社会主义核心价值观将“诚信”确立为公民个人层面的价值准则之一，其内涵通常被表述为“诚实劳动、信守承诺、诚恳待人”。然而，如果我们仅仅从行为规范的角度去理解诚信，便容易将其矮化为一种工具性的社交技巧或功利性的信用管理。诚信的深层根基，在于人之为人的心性本体。正是在这一点上，佛日契嵩的思想为当代诚信价值观提供了极为珍贵的哲学资源。</w:t>
      </w:r>
    </w:p>
    <w:p w14:paraId="32649315">
      <w:pPr>
        <w:spacing w:line="360" w:lineRule="auto" w:before="0" w:after="0"/>
        <w:ind w:left="420"/>
        <w:rPr>
          <w:rFonts w:hint="eastAsia"/>
        </w:rPr>
      </w:pPr>
      <w:r>
        <w:rPr>
          <w:rFonts w:hint="eastAsia" w:ascii="宋体" w:hAnsi="宋体" w:eastAsia="宋体"/>
          <w:sz w:val="24"/>
        </w:rPr>
        <w:t>佛日契嵩心性论的核心命题之一，是将“诚”提升为心性本体的存在状态——“真实无妄”。如前文所析，在佛日契嵩对《中庸》的佛学化诠释中，“诚”被解读为“真如、为空，贯穿于万物的始终”。这里的“真如”，是佛教对终极真实的称谓；“为空”，并非虚无，而是超越一切虚妄分别的本然真实。佛日契嵩以此诠释“诚”，意味着“诚”绝非仅仅是人与人之间的一种交往态度，而是宇宙本体在人心中的如实呈现。当此心不被私欲、偏见、妄念所遮蔽时，它自然就是“诚”的；而当此心处于“诚”的状态时，它自然流露出的言语和行为，就是“信”的。因此，“诚”是体，“信”是用；“诚”是心性的本然状态，“信”是此状态在人际交往中的自然发用。</w:t>
      </w:r>
      <w:r>
        <w:rPr>
          <w:rStyle w:val="28"/>
          <w:rFonts w:hint="eastAsia" w:ascii="宋体" w:hAnsi="宋体" w:eastAsia="宋体"/>
          <w:sz w:val="24"/>
        </w:rPr>
      </w:r>
      <w:r>
        <w:rPr>
          <w:rFonts w:hint="eastAsia" w:ascii="宋体" w:hAnsi="宋体" w:eastAsia="宋体"/>
          <w:sz w:val="24"/>
        </w:rPr>
      </w:r>
    </w:p>
    <w:p w14:paraId="38BAFE0D">
      <w:pPr>
        <w:spacing w:line="360" w:lineRule="auto" w:before="0" w:after="0"/>
        <w:ind w:left="420"/>
        <w:rPr>
          <w:rFonts w:hint="eastAsia"/>
        </w:rPr>
      </w:pPr>
      <w:r>
        <w:rPr>
          <w:rFonts w:hint="eastAsia" w:ascii="宋体" w:hAnsi="宋体" w:eastAsia="宋体"/>
          <w:sz w:val="24"/>
        </w:rPr>
        <w:t>由此反观社会主义核心价值观中的“诚信”，我们可以获得一种心性论层面的深度理解。“诚实劳动”不仅仅是按劳取酬、不偷工减料的行为准则，更是一种心性的修养状态——劳动者在劳动过程中，心无旁骛、真实面对手中的工作，不自我欺骗、不敷衍了事，这便是“直心”在劳动中的体现。“信守承诺”不仅仅是对契约条款的遵守，更是一念真诚的外化——承诺的当下，心口如一；履约的过程中，始终不忘初心的那份真诚。“诚恳待人”不仅仅是社交礼仪层面的友善态度，更是以“直心”面对他人——不曲意逢迎、不虚伪敷衍、不口是心非。</w:t>
      </w:r>
    </w:p>
    <w:p w14:paraId="59A8DD58">
      <w:pPr>
        <w:spacing w:line="360" w:lineRule="auto" w:before="0" w:after="0"/>
        <w:ind w:left="420"/>
        <w:rPr>
          <w:rFonts w:hint="eastAsia"/>
        </w:rPr>
      </w:pPr>
      <w:r>
        <w:rPr>
          <w:rFonts w:hint="eastAsia" w:ascii="宋体" w:hAnsi="宋体" w:eastAsia="宋体"/>
          <w:sz w:val="24"/>
        </w:rPr>
        <w:t>佛日契嵩在《夹注辅教编》中有一段极为精辟的论述，可作为理解诚信心性内核的钥匙。他论述佛陀教化之所以能深入人心，在于其“至实大信之胜德”：“佛俯推其圣性，甘同众生之卑微，岂得不谓佛有至实大信之胜德乎？……有此至诚大信，故自然交感，致人自化之速疾也。”这里的“至实大信”，不是一种策略性的信用管理，而是佛之“圣性”的自然流露。正因为佛陀之心性已达到“至实”——即完全的真实无妄——所以其言行自然具备“大信”的感化力量。这种“自化”的机制提示我们：诚信最强大的力量，不在于外在的约束和奖惩，而在于真诚之心本身具有的感染力。一个人心性真诚，自然能够取信于人；一个社会的成员普遍具有“诚”的心性修养，诚信便不再是需要外部强制维持的稀缺资源，而成为社会交往的自然状态。</w:t>
      </w:r>
      <w:r>
        <w:rPr>
          <w:rStyle w:val="28"/>
          <w:rFonts w:hint="eastAsia" w:ascii="宋体" w:hAnsi="宋体" w:eastAsia="宋体"/>
          <w:sz w:val="24"/>
        </w:rPr>
      </w:r>
      <w:r>
        <w:rPr>
          <w:rFonts w:hint="eastAsia" w:ascii="宋体" w:hAnsi="宋体" w:eastAsia="宋体"/>
          <w:sz w:val="24"/>
        </w:rPr>
      </w:r>
    </w:p>
    <w:p w14:paraId="089B9E91">
      <w:pPr>
        <w:spacing w:line="360" w:lineRule="auto" w:before="0" w:after="0"/>
        <w:ind w:left="420"/>
        <w:rPr>
          <w:rFonts w:hint="eastAsia"/>
        </w:rPr>
      </w:pPr>
      <w:r>
        <w:rPr>
          <w:rFonts w:hint="eastAsia" w:ascii="宋体" w:hAnsi="宋体" w:eastAsia="宋体"/>
          <w:sz w:val="24"/>
        </w:rPr>
        <w:t>在当代语境中重读佛日契嵩的“正信”与“苟信”之辨，尤其具有警醒意义。“惟君子则正信也，小人苟信也。”佛日契嵩这一区分揭示了一个当代诚信建设中最容易被忽视的问题：同样表现为“守信”的行为，其内在的心性基础可能截然不同。“正信”根植于心的“正”——即心性本体不受私欲歪曲的状态；“苟信”则只是对契约条款的功利性遵守。一个人可能从未有过信贷违约记录，但其内心可能充满算计和虚伪；一个企业可能严格履行所有合同，但其驱动力可能仅仅是对法律惩罚的恐惧。如果一个社会的诚信建设仅仅停留在“苟信”层面，那么它培养出的不过是一群精于计算的“信用人”，而非真正具有道德自觉的“诚信人”。</w:t>
      </w:r>
      <w:r>
        <w:rPr>
          <w:rStyle w:val="28"/>
          <w:rFonts w:hint="eastAsia" w:ascii="宋体" w:hAnsi="宋体" w:eastAsia="宋体"/>
          <w:sz w:val="24"/>
        </w:rPr>
      </w:r>
      <w:r>
        <w:rPr>
          <w:rFonts w:hint="eastAsia" w:ascii="宋体" w:hAnsi="宋体" w:eastAsia="宋体"/>
          <w:sz w:val="24"/>
        </w:rPr>
      </w:r>
    </w:p>
    <w:p w14:paraId="4591D348">
      <w:pPr>
        <w:spacing w:line="360" w:lineRule="auto" w:before="0" w:after="0"/>
        <w:ind w:left="420"/>
        <w:rPr>
          <w:rFonts w:hint="eastAsia"/>
        </w:rPr>
      </w:pPr>
      <w:r>
        <w:rPr>
          <w:rFonts w:hint="eastAsia" w:ascii="宋体" w:hAnsi="宋体" w:eastAsia="宋体"/>
          <w:sz w:val="24"/>
        </w:rPr>
        <w:t>社会主义核心价值观所倡导的“诚信”，其深层目标应当指向“正信”的培育——不仅是行为的规范，更是心性的修养；不仅是“不敢失信”“不能失信”的外部约束，更是“不愿失信”的内在自觉。而要实现这一目标，就必须回到诚信的心性根基：涵养那份“真实无妄”的本心。</w:t>
      </w:r>
    </w:p>
    <w:p w14:paraId="354D80CB">
      <w:pPr>
        <w:spacing w:line="360" w:lineRule="auto"/>
        <w:rPr>
          <w:rFonts w:hint="eastAsia"/>
        </w:rPr>
      </w:pPr>
    </w:p>
    <w:p w14:paraId="73E87F44">
      <w:pPr>
        <w:pStyle w:val="3"/>
        <w:bidi w:val="0"/>
        <w:spacing w:line="360" w:lineRule="auto" w:before="240" w:after="120"/>
        <w:rPr>
          <w:rFonts w:hint="eastAsia" w:eastAsia="黑体"/>
          <w:lang w:eastAsia="zh-CN"/>
        </w:rPr>
      </w:pPr>
      <w:bookmarkStart w:id="89" w:name="_Toc30354"/>
      <w:r>
        <w:rPr>
          <w:rFonts w:hint="eastAsia" w:ascii="黑体" w:hAnsi="黑体" w:eastAsia="黑体"/>
          <w:b/>
          <w:sz w:val="28"/>
        </w:rPr>
        <w:t>第二节 从“自信其心”到“正心诚意”：诚信修养的内在路径</w:t>
      </w:r>
      <w:r>
        <w:rPr>
          <w:rFonts w:hint="eastAsia" w:ascii="黑体" w:hAnsi="黑体" w:eastAsia="黑体"/>
          <w:b/>
          <w:sz w:val="28"/>
          <w:lang w:eastAsia="zh-CN"/>
        </w:rPr>
      </w:r>
      <w:r>
        <w:rPr>
          <w:rFonts w:hint="eastAsia" w:ascii="黑体" w:hAnsi="黑体" w:eastAsia="黑体"/>
          <w:b/>
          <w:sz w:val="28"/>
        </w:rPr>
      </w:r>
      <w:bookmarkEnd w:id="89"/>
    </w:p>
    <w:p w14:paraId="645DFBD9">
      <w:pPr>
        <w:spacing w:line="360" w:lineRule="auto"/>
        <w:rPr>
          <w:rFonts w:hint="eastAsia"/>
        </w:rPr>
      </w:pPr>
    </w:p>
    <w:p w14:paraId="1E6B16BC">
      <w:pPr>
        <w:spacing w:line="360" w:lineRule="auto" w:before="0" w:after="0"/>
        <w:ind w:left="420"/>
        <w:rPr>
          <w:rFonts w:hint="eastAsia"/>
        </w:rPr>
      </w:pPr>
      <w:r>
        <w:rPr>
          <w:rFonts w:hint="eastAsia" w:ascii="宋体" w:hAnsi="宋体" w:eastAsia="宋体"/>
          <w:sz w:val="24"/>
        </w:rPr>
        <w:t>如果说“真实无妄”揭示了诚信的本体论根基，那么“直心”则指明了诚信修养的内在路径。佛日契嵩在《辅教编》中反复强调的“自信其心”，为当代诚信教育提供了一套从心性入手的方法论。</w:t>
      </w:r>
    </w:p>
    <w:p w14:paraId="7FFE38C2">
      <w:pPr>
        <w:spacing w:line="360" w:lineRule="auto" w:before="0" w:after="0"/>
        <w:ind w:left="420"/>
        <w:rPr>
          <w:rFonts w:hint="eastAsia"/>
        </w:rPr>
      </w:pPr>
      <w:r>
        <w:rPr>
          <w:rFonts w:hint="eastAsia" w:ascii="宋体" w:hAnsi="宋体" w:eastAsia="宋体"/>
          <w:sz w:val="24"/>
        </w:rPr>
        <w:t>佛日契嵩在《劝书》中写道：“潜子为《劝书》，或曰：'何以劝乎'？曰：'劝夫君子者自信其心，然后事其名为然也。'”所谓“自信其心”，就是确认并信任自己内心本具的“至正”之性。在佛日契嵩看来，君子之所以能够表现出诚信的品德，不是因为外在规范的强制，而是因为他首先完成了一种内心的自我确认——他确信自己的本心是真实不妄的，因此他的言行自然也就是真实不妄的。这种“自信”并非现代心理学意义上的self-confidence，而是一种本体论层面的自我觉知：觉知到自己本心的“至正”状态，并以此作为一切行为的出发点。</w:t>
      </w:r>
      <w:r>
        <w:rPr>
          <w:rStyle w:val="28"/>
          <w:rFonts w:hint="eastAsia" w:ascii="宋体" w:hAnsi="宋体" w:eastAsia="宋体"/>
          <w:sz w:val="24"/>
        </w:rPr>
      </w:r>
      <w:r>
        <w:rPr>
          <w:rFonts w:hint="eastAsia" w:ascii="宋体" w:hAnsi="宋体" w:eastAsia="宋体"/>
          <w:sz w:val="24"/>
        </w:rPr>
      </w:r>
    </w:p>
    <w:p w14:paraId="38F55C1B">
      <w:pPr>
        <w:spacing w:line="360" w:lineRule="auto" w:before="0" w:after="0"/>
        <w:ind w:left="420"/>
        <w:rPr>
          <w:rFonts w:hint="eastAsia"/>
        </w:rPr>
      </w:pPr>
      <w:r>
        <w:rPr>
          <w:rFonts w:hint="eastAsia" w:ascii="宋体" w:hAnsi="宋体" w:eastAsia="宋体"/>
          <w:sz w:val="24"/>
        </w:rPr>
        <w:t>这一思想与《大学》“正心诚意”之旨遥相呼应，但佛日契嵩赋予了它更为深刻的心性论内涵。“正心”在佛日契嵩这里，不是对散乱心念的强行约束，而是回归心体的本然之“正”——那个超越私欲偏见的“至正”状态。当心回归此“至正”状态，便是“诚”——真实无妄；由此“诚”心发而为言、为行，便是“信”——不妄语、不欺人。因此，诚信修养的根本功夫，在于“正心”；“正心”的根本方法，在于“自信其心”——相信自己本具真诚之性，并让这一本性如实现身。</w:t>
      </w:r>
    </w:p>
    <w:p w14:paraId="3BFB1A54">
      <w:pPr>
        <w:spacing w:line="360" w:lineRule="auto" w:before="0" w:after="0"/>
        <w:ind w:left="420"/>
        <w:rPr>
          <w:rFonts w:hint="eastAsia"/>
        </w:rPr>
      </w:pPr>
      <w:r>
        <w:rPr>
          <w:rFonts w:hint="eastAsia" w:ascii="宋体" w:hAnsi="宋体" w:eastAsia="宋体"/>
          <w:sz w:val="24"/>
        </w:rPr>
        <w:t>佛日契嵩特别强调“直心”在修养过程中的枢纽作用。他援引《维摩诘经》“直心是道场”之语，指出“直”即是“不曲”，即是“诚”的动态表现。一个心怀“直心”的人，其内心世界是通透的、统一的，不存在“说一套做一套”的分裂。这种“直”，不是鲁莽或幼稚，而是经过心性修养后达到的“大巧若拙”境界——超越了机心算计，回归本心的自然流露。在当代语境下，“直心”可以转化为一种“诚信素养”的核心指标：不仅在行为上遵守诚信规范，更在心理上达到“心口如一、表里如一”的整合状态。</w:t>
      </w:r>
      <w:r>
        <w:rPr>
          <w:rStyle w:val="28"/>
          <w:rFonts w:hint="eastAsia" w:ascii="宋体" w:hAnsi="宋体" w:eastAsia="宋体"/>
          <w:sz w:val="24"/>
        </w:rPr>
      </w:r>
      <w:r>
        <w:rPr>
          <w:rFonts w:hint="eastAsia" w:ascii="宋体" w:hAnsi="宋体" w:eastAsia="宋体"/>
          <w:sz w:val="24"/>
        </w:rPr>
      </w:r>
    </w:p>
    <w:p w14:paraId="3231AB5A">
      <w:pPr>
        <w:spacing w:line="360" w:lineRule="auto" w:before="0" w:after="0"/>
        <w:ind w:left="420"/>
        <w:rPr>
          <w:rFonts w:hint="eastAsia"/>
        </w:rPr>
      </w:pPr>
      <w:r>
        <w:rPr>
          <w:rFonts w:hint="eastAsia" w:ascii="宋体" w:hAnsi="宋体" w:eastAsia="宋体"/>
          <w:sz w:val="24"/>
        </w:rPr>
        <w:t>从“自信其心”到“正心诚意”，再到“直心”的发用，构成了一个完整的诚信修养路径。这一路径与当代积极心理学所强调的“自我认同”“心理一致性”等概念有深层契合，但更根本的是，它将诚信修养从“行为矫正”提升到了“本体回归”的高度。这对于纠正当前诚信教育中“重行为规范、轻心性涵养”的偏失，具有重要的方法论启示。</w:t>
      </w:r>
    </w:p>
    <w:p w14:paraId="7B2BA38D">
      <w:pPr>
        <w:spacing w:line="360" w:lineRule="auto"/>
        <w:rPr>
          <w:rFonts w:hint="eastAsia"/>
          <w:lang w:val="en-US" w:eastAsia="zh-CN"/>
        </w:rPr>
      </w:pPr>
    </w:p>
    <w:p w14:paraId="13D8C850">
      <w:pPr>
        <w:pStyle w:val="3"/>
        <w:bidi w:val="0"/>
        <w:spacing w:line="360" w:lineRule="auto" w:before="240" w:after="120"/>
        <w:rPr>
          <w:rFonts w:hint="eastAsia"/>
          <w:lang w:val="en-US" w:eastAsia="zh-CN"/>
        </w:rPr>
      </w:pPr>
      <w:bookmarkStart w:id="90" w:name="_Toc2444"/>
      <w:r>
        <w:rPr>
          <w:rFonts w:hint="eastAsia" w:ascii="黑体" w:hAnsi="黑体" w:eastAsia="黑体"/>
          <w:b/>
          <w:sz w:val="28"/>
          <w:lang w:val="en-US" w:eastAsia="zh-CN"/>
        </w:rPr>
        <w:t>第三节 “因情设教”与诚信修养的渐进性</w:t>
      </w:r>
      <w:bookmarkEnd w:id="90"/>
    </w:p>
    <w:p w14:paraId="7C79FC3B">
      <w:pPr>
        <w:spacing w:line="360" w:lineRule="auto"/>
        <w:rPr>
          <w:rFonts w:hint="eastAsia"/>
          <w:lang w:val="en-US" w:eastAsia="zh-CN"/>
        </w:rPr>
      </w:pPr>
    </w:p>
    <w:p w14:paraId="565B8A63">
      <w:pPr>
        <w:spacing w:line="360" w:lineRule="auto" w:before="0" w:after="0"/>
        <w:ind w:left="420"/>
        <w:rPr>
          <w:rFonts w:hint="eastAsia"/>
          <w:lang w:val="en-US" w:eastAsia="zh-CN"/>
        </w:rPr>
      </w:pPr>
      <w:r>
        <w:rPr>
          <w:rFonts w:hint="eastAsia" w:ascii="宋体" w:hAnsi="宋体" w:eastAsia="宋体"/>
          <w:sz w:val="24"/>
          <w:lang w:val="en-US" w:eastAsia="zh-CN"/>
        </w:rPr>
        <w:t>佛日契嵩“因情设教”的思想，为理解诚信修养的渐进性提供了一个值得深思的视角。在他看来，众生“情习”厚薄不同、染净各异，圣人的教化不能强求一律，而必须根据各人不同的心性状态设立不同的接引之法。这便是五乘教法的由来——从人乘、天乘到声闻、缘觉、菩萨乘，层层递进，每一步都对应着特定阶段的修养可能。</w:t>
      </w:r>
    </w:p>
    <w:p w14:paraId="23C63A4A">
      <w:pPr>
        <w:spacing w:line="360" w:lineRule="auto" w:before="0" w:after="0"/>
        <w:ind w:left="420"/>
        <w:rPr>
          <w:rFonts w:hint="eastAsia"/>
          <w:lang w:val="en-US" w:eastAsia="zh-CN"/>
        </w:rPr>
      </w:pPr>
      <w:r>
        <w:rPr>
          <w:rFonts w:hint="eastAsia" w:ascii="宋体" w:hAnsi="宋体" w:eastAsia="宋体"/>
          <w:sz w:val="24"/>
          <w:lang w:val="en-US" w:eastAsia="zh-CN"/>
        </w:rPr>
        <w:t>这一思路，暗合于诚信修养自身的规律。</w:t>
      </w:r>
    </w:p>
    <w:p w14:paraId="0AA0C1CC">
      <w:pPr>
        <w:spacing w:line="360" w:lineRule="auto" w:before="0" w:after="0"/>
        <w:ind w:left="420"/>
        <w:rPr>
          <w:rFonts w:hint="eastAsia"/>
          <w:lang w:val="en-US" w:eastAsia="zh-CN"/>
        </w:rPr>
      </w:pPr>
      <w:r>
        <w:rPr>
          <w:rFonts w:hint="eastAsia" w:ascii="宋体" w:hAnsi="宋体" w:eastAsia="宋体"/>
          <w:sz w:val="24"/>
          <w:lang w:val="en-US" w:eastAsia="zh-CN"/>
        </w:rPr>
        <w:t>对于诚信意识尚且薄弱的人而言，修养的起点往往不在内心，而在行为。佛日契嵩在《夹注辅教编》中论述人天乘教法时，反复强调五戒十善的规范作用——不杀、不盗、不妄语等等，在他看来，这些戒条虽然只是“迹”，但正是经由对这些“迹”的遵守，人心才能初步远离粗重的恶业，获得趋于向善的基本定力。在当代语境下，社会信用体系中的基础性约束——如失信惩戒、行业规范、学术诚信条例——所扮演的角色，正与此相近。它们的直接作用在于规范外在行为，但更深层的意义，在于为心性的转向提供一个初步的堤防。当一个人因为畏惧惩戒而开始约束自己的言行时，他内心的天平已经在不知不觉中发生了偏移。</w:t>
      </w:r>
      <w:r>
        <w:rPr>
          <w:rStyle w:val="28"/>
          <w:rFonts w:hint="eastAsia" w:ascii="宋体" w:hAnsi="宋体" w:eastAsia="宋体"/>
          <w:sz w:val="24"/>
          <w:lang w:val="en-US" w:eastAsia="zh-CN"/>
        </w:rPr>
      </w:r>
      <w:r>
        <w:rPr>
          <w:rFonts w:hint="eastAsia" w:ascii="宋体" w:hAnsi="宋体" w:eastAsia="宋体"/>
          <w:sz w:val="24"/>
          <w:lang w:val="en-US" w:eastAsia="zh-CN"/>
        </w:rPr>
      </w:r>
    </w:p>
    <w:p w14:paraId="49AA3AC5">
      <w:pPr>
        <w:spacing w:line="360" w:lineRule="auto" w:before="0" w:after="0"/>
        <w:ind w:left="420"/>
        <w:rPr>
          <w:rFonts w:hint="eastAsia"/>
          <w:lang w:val="en-US" w:eastAsia="zh-CN"/>
        </w:rPr>
      </w:pPr>
      <w:r>
        <w:rPr>
          <w:rFonts w:hint="eastAsia" w:ascii="宋体" w:hAnsi="宋体" w:eastAsia="宋体"/>
          <w:sz w:val="24"/>
          <w:lang w:val="en-US" w:eastAsia="zh-CN"/>
        </w:rPr>
        <w:t>堤防既立，下一步便是个体对诚信价值的主动认同。当外在规范被逐渐接受，一个人便开始从“我怕惩罚”走向“我愿守信”。这时的守信，不再仅仅出于趋利避害的算计，而是因为在内心深处，他已经隐隐约约地感受到了诚信心安、欺罔心乱的差别。佛日契嵩所论的“天乘”教法，强调的已不只是消极的止恶，而是积极的行善——修十善、积福德，行为的动力从外在约束转向了内在向善的意愿。在当代诚信教育中，榜样教育、经典涵养、反思性实践等方式的意义正在于此：它们帮助个体在内心深处建立起对诚信价值的认同，让“我愿守信”取代“我怕失信”，成为行为的主要动机。</w:t>
      </w:r>
    </w:p>
    <w:p w14:paraId="2CA28AF3">
      <w:pPr>
        <w:spacing w:line="360" w:lineRule="auto" w:before="0" w:after="0"/>
        <w:ind w:left="420"/>
        <w:rPr>
          <w:rFonts w:hint="eastAsia"/>
          <w:lang w:val="en-US" w:eastAsia="zh-CN"/>
        </w:rPr>
      </w:pPr>
      <w:r>
        <w:rPr>
          <w:rFonts w:hint="eastAsia" w:ascii="宋体" w:hAnsi="宋体" w:eastAsia="宋体"/>
          <w:sz w:val="24"/>
          <w:lang w:val="en-US" w:eastAsia="zh-CN"/>
        </w:rPr>
        <w:t>然而，佛日契嵩的目光并未停留在“愿”的层面。在他对“自信其心”的论述中，我们可以看到诚信修养更深一层的可能性。当一个人真正觉知到自己的本心本自“至正”、本自“真实无妄”时，诚信便不再是需要刻意为之的事情——它不是一种选择，而是心性自然如此的状态。这便是佛日契嵩所理解的最高境界：心已回归“至正”状态，“诚”成为心性的自然流露，说谎与虚伪在这样的人身上变得“不可能”——不是因为害怕后果，也不是因为权衡利弊，而是因为这种言行已经与他的心性本体格格不入。</w:t>
      </w:r>
    </w:p>
    <w:p w14:paraId="42225C68">
      <w:pPr>
        <w:spacing w:line="360" w:lineRule="auto" w:before="0" w:after="0"/>
        <w:ind w:left="420"/>
        <w:rPr>
          <w:rFonts w:hint="eastAsia"/>
          <w:lang w:val="en-US" w:eastAsia="zh-CN"/>
        </w:rPr>
      </w:pPr>
      <w:r>
        <w:rPr>
          <w:rFonts w:hint="eastAsia" w:ascii="宋体" w:hAnsi="宋体" w:eastAsia="宋体"/>
          <w:sz w:val="24"/>
          <w:lang w:val="en-US" w:eastAsia="zh-CN"/>
        </w:rPr>
        <w:t>这三个层次——因畏惧而约束，因认同而自愿，因觉知而自然——并非三个截然分割的阶段，而是在实践中相互渗透、层层转化。当代诚信教育最容易偏失的地方，或许不在于制度建设的不足，而在于将全部精力投注在第一个层次上，却忽视了认同的培育和觉知的引导。佛日契嵩“因情设教”思想的当代意义，正在于提醒我们：诚信教育不能止步于规范约束，而应当始终为更深层的内心转化留出空间。</w:t>
      </w:r>
    </w:p>
    <w:p w14:paraId="0931B700">
      <w:pPr>
        <w:spacing w:line="360" w:lineRule="auto" w:before="0" w:after="0"/>
        <w:ind w:left="420"/>
        <w:rPr>
          <w:rFonts w:hint="eastAsia"/>
          <w:lang w:val="en-US" w:eastAsia="zh-CN"/>
        </w:rPr>
      </w:pPr>
      <w:r>
        <w:rPr>
          <w:rFonts w:hint="eastAsia" w:ascii="宋体" w:hAnsi="宋体" w:eastAsia="宋体"/>
          <w:sz w:val="24"/>
          <w:lang w:val="en-US" w:eastAsia="zh-CN"/>
        </w:rPr>
        <w:t>将这一渐进逻辑进一步推向制度设计层面，可以引出“信用修复机制”与“因情设教”的潜在对话。当前社会信用体系建设中，“一处失信、处处受限”的惩戒机制在产生威慑力的同时，也可能使失信者被永久标签化，丧失了重返诚信的动力。契嵩“因情设教”的智慧提示：对不同程度的失信行为，应设立不同层级的修复路径。对于因无知、疏忽或经济困境而失信的“情习较重者”，应提供信用修复培训、公益劳动补过等“人乘式”补救措施，帮助他们通过规范约束重建行为习惯；对于已有一定诚信意识但尚未内化的“中根者”，可通过诚信承诺、社区监督等“天乘式”措施，强化其内在认同；而对于极少数恶意失信者，则须以法律红线严加惩戒，同时也保留其通过长期整改回归正轨的可能性。这种分级治理的思路，正是“因情设教”在当代信用制度中的创造性转化。</w:t>
      </w:r>
    </w:p>
    <w:p w14:paraId="511598BB">
      <w:pPr>
        <w:spacing w:line="360" w:lineRule="auto"/>
        <w:rPr>
          <w:rFonts w:hint="eastAsia"/>
          <w:lang w:val="en-US" w:eastAsia="zh-CN"/>
        </w:rPr>
      </w:pPr>
    </w:p>
    <w:p w14:paraId="73D25528">
      <w:pPr>
        <w:pStyle w:val="3"/>
        <w:bidi w:val="0"/>
        <w:spacing w:line="360" w:lineRule="auto" w:before="240" w:after="120"/>
        <w:rPr>
          <w:rFonts w:hint="eastAsia"/>
        </w:rPr>
      </w:pPr>
      <w:bookmarkStart w:id="91" w:name="_Toc18985"/>
      <w:r>
        <w:rPr>
          <w:rFonts w:hint="eastAsia" w:ascii="黑体" w:hAnsi="黑体" w:eastAsia="黑体"/>
          <w:b/>
          <w:sz w:val="28"/>
        </w:rPr>
        <w:t>第四节 “本迹论”与价值认同的内化机制</w:t>
      </w:r>
      <w:r>
        <w:rPr>
          <w:rFonts w:hint="eastAsia" w:ascii="黑体" w:hAnsi="黑体" w:eastAsia="黑体"/>
          <w:b/>
          <w:sz w:val="28"/>
          <w:lang w:val="en-US" w:eastAsia="zh-CN"/>
        </w:rPr>
      </w:r>
      <w:r>
        <w:rPr>
          <w:rFonts w:hint="eastAsia" w:ascii="黑体" w:hAnsi="黑体" w:eastAsia="黑体"/>
          <w:b/>
          <w:sz w:val="28"/>
        </w:rPr>
      </w:r>
      <w:bookmarkEnd w:id="91"/>
    </w:p>
    <w:p w14:paraId="4FE1494C">
      <w:pPr>
        <w:spacing w:line="360" w:lineRule="auto"/>
        <w:rPr>
          <w:rFonts w:hint="eastAsia"/>
        </w:rPr>
      </w:pPr>
    </w:p>
    <w:p w14:paraId="58E7C00C">
      <w:pPr>
        <w:spacing w:line="360" w:lineRule="auto" w:before="0" w:after="0"/>
        <w:ind w:left="420"/>
        <w:rPr>
          <w:rFonts w:hint="eastAsia"/>
        </w:rPr>
      </w:pPr>
      <w:r>
        <w:rPr>
          <w:rFonts w:hint="eastAsia" w:ascii="宋体" w:hAnsi="宋体" w:eastAsia="宋体"/>
          <w:sz w:val="24"/>
        </w:rPr>
        <w:t>诚信价值观要真正深入人心，不能仅仅依靠宣传和教育，更需要理解“价值认同”本身的心性机制。佛日契嵩的“本迹论”为理解这一机制提供了精妙的哲学模型。</w:t>
      </w:r>
    </w:p>
    <w:p w14:paraId="24BD1CED">
      <w:pPr>
        <w:spacing w:line="360" w:lineRule="auto" w:before="0" w:after="0"/>
        <w:ind w:left="420"/>
        <w:rPr>
          <w:rFonts w:hint="eastAsia"/>
        </w:rPr>
      </w:pPr>
      <w:r>
        <w:rPr>
          <w:rFonts w:hint="eastAsia" w:ascii="宋体" w:hAnsi="宋体" w:eastAsia="宋体"/>
          <w:sz w:val="24"/>
        </w:rPr>
        <w:t>佛日契嵩在论证五戒与五常的关系时，提出了“圣人垂迹，所以存本”的命题。“本”是圣人所证悟的心性真实，“迹”是圣人为了教化众生而设立的规范性制度。五戒和五常都是“迹”，但它们共同指向的“本”，是那颗“至正”之心。佛日契嵩不是简单地宣称“五戒等于五常”，而是通过“本迹”关系的论证，揭示了两者在“存本”——即保护和恢复心性本来状态——这一根本目的上的一致。</w:t>
      </w:r>
      <w:r>
        <w:rPr>
          <w:rStyle w:val="28"/>
          <w:rFonts w:hint="eastAsia" w:ascii="宋体" w:hAnsi="宋体" w:eastAsia="宋体"/>
          <w:sz w:val="24"/>
        </w:rPr>
      </w:r>
      <w:r>
        <w:rPr>
          <w:rFonts w:hint="eastAsia" w:ascii="宋体" w:hAnsi="宋体" w:eastAsia="宋体"/>
          <w:sz w:val="24"/>
        </w:rPr>
      </w:r>
    </w:p>
    <w:p w14:paraId="5CBF7FAA">
      <w:pPr>
        <w:spacing w:line="360" w:lineRule="auto" w:before="0" w:after="0"/>
        <w:ind w:left="420"/>
        <w:rPr>
          <w:rFonts w:hint="eastAsia"/>
        </w:rPr>
      </w:pPr>
      <w:r>
        <w:rPr>
          <w:rFonts w:hint="eastAsia" w:ascii="宋体" w:hAnsi="宋体" w:eastAsia="宋体"/>
          <w:sz w:val="24"/>
        </w:rPr>
        <w:t>这一“本迹论”为理解社会主义核心价值观的“内化”机制提供了独特的心性论视角。核心价值观的“诚信”规范，作为一种“迹”，其最终目的不应仅仅是规范人的外在行为，而应是引导人回归“诚”这一心性之“本”。如果对核心价值观的理解和践行仅仅停留在“迹”的层面——即把诚信当作一套需要遵守的规则——那么这种践行就很可能流于形式。而一旦人们理解了“迹”背后的“本”——即诚信行为最终指向的是自己内心的真实与安宁——那么对诚信价值的认同便有了坚实的心性根基。</w:t>
      </w:r>
    </w:p>
    <w:p w14:paraId="5BB410CE">
      <w:pPr>
        <w:spacing w:line="360" w:lineRule="auto" w:before="0" w:after="0"/>
        <w:ind w:left="420"/>
        <w:rPr>
          <w:rFonts w:hint="eastAsia"/>
        </w:rPr>
      </w:pPr>
      <w:r>
        <w:rPr>
          <w:rFonts w:hint="eastAsia" w:ascii="宋体" w:hAnsi="宋体" w:eastAsia="宋体"/>
          <w:sz w:val="24"/>
        </w:rPr>
        <w:t>由此可以理解，“内化于心”不是一个被动接受外部规范的过程，而是一个“由迹返本”的心性自觉过程。这个过程不是从外部将诚信“灌输”进人的内心，而是帮助人觉知到自己内心本来就有的“诚”之本体，并通过“迹”（规范、教育、实践）的辅助，让这一本体逐步显发出来。佛日契嵩所说的“存本而不滞迹”，正是在强调：制度规范是必要的，但不能固执于制度本身而忘记了它最终要服务的“本”。这一智慧对当代诚信建设的启示在于：我们既要建设完善的信用制度体系，又要时刻提醒自己，制度的最终目的是涵养人的真诚心性，而非制造一批精致的“信用人”。</w:t>
      </w:r>
    </w:p>
    <w:p w14:paraId="6CEAFA5B">
      <w:pPr>
        <w:spacing w:line="360" w:lineRule="auto" w:before="0" w:after="0"/>
        <w:ind w:left="420"/>
        <w:rPr>
          <w:rFonts w:hint="eastAsia"/>
        </w:rPr>
      </w:pPr>
      <w:r>
        <w:rPr>
          <w:rFonts w:hint="eastAsia" w:ascii="宋体" w:hAnsi="宋体" w:eastAsia="宋体"/>
          <w:sz w:val="24"/>
        </w:rPr>
        <w:t>正是基于这一逻辑，佛日契嵩的“心性—规约—实践”三维范式，与社会主义核心价值观“内化于心、外化于行”的要求之间，存在着结构性的对应关系。“心性”对应“内化于心”——以“诚”为本，涵养真实无妄之心体；“规约”对应“外化于行”——以“信”为用，建立言行一致之规范；“实践”对应“日常化”——将诚信落实于家庭、社区、职场等具体生活场域。三维一体，共同构成一个完整的诚信价值观培育体系。</w:t>
      </w:r>
    </w:p>
    <w:p w14:paraId="4C98DE8A">
      <w:pPr>
        <w:spacing w:line="360" w:lineRule="auto" w:before="0" w:after="0"/>
        <w:ind w:left="420"/>
        <w:rPr>
          <w:rFonts w:hint="eastAsia"/>
        </w:rPr>
      </w:pPr>
      <w:r>
        <w:rPr>
          <w:rFonts w:hint="eastAsia" w:ascii="宋体" w:hAnsi="宋体" w:eastAsia="宋体"/>
          <w:sz w:val="24"/>
        </w:rPr>
        <w:t>进一步而言，佛日契嵩的“本迹论”还为理解社会主义核心价值观的“创造性转化与创新性发展”提供了具体的方法论参照。“转化”不是简单的内容替换，而是“由迹返本”后的重新发用；“发展”不是凭空的新建，而是“存本”之后的“垂迹”更新。当我们将传统文化中的诚信思想进行当代转化时，首先要做的不是急于寻找古今概念的对应，而是深入理解传统诚信思想背后的“本”——即其对心性真实状态的追求——然后在这一“本”的指引下，根据当代社会的具体情境，创设新的“迹”——即适应现代生活的诚信规范和实践形式。</w:t>
      </w:r>
    </w:p>
    <w:p w14:paraId="6CA2822C">
      <w:pPr>
        <w:spacing w:line="360" w:lineRule="auto" w:before="0" w:after="0"/>
        <w:ind w:left="420"/>
        <w:rPr>
          <w:rFonts w:hint="eastAsia"/>
        </w:rPr>
      </w:pPr>
      <w:r>
        <w:rPr>
          <w:rFonts w:hint="eastAsia" w:ascii="宋体" w:hAnsi="宋体" w:eastAsia="宋体"/>
          <w:sz w:val="24"/>
        </w:rPr>
        <w:t>佛日契嵩在千年前所做的工作，本质上是一次成功的“价值会通”——他将佛教的心性智慧和儒家的伦理规范在本体论层面进行了深度融合。今天我们探讨社会主义核心价值观与传统文化的关系，同样需要这样的“会通”智慧：不是生硬地比附，而是深入挖掘两者在心性论层面的内在联系，让古老的哲学智慧为当代价值建设提供深层的精神支撑。这正是本研究所追求的“跨时空对话”的最终旨归。</w:t>
      </w:r>
    </w:p>
    <w:p w14:paraId="3C214CF9">
      <w:pPr>
        <w:spacing w:line="360" w:lineRule="auto"/>
        <w:rPr>
          <w:rFonts w:hint="eastAsia"/>
        </w:rPr>
      </w:pPr>
    </w:p>
    <w:p w14:paraId="6A39E441">
      <w:pPr>
        <w:pStyle w:val="2"/>
        <w:bidi w:val="0"/>
        <w:spacing w:line="360" w:lineRule="auto" w:before="240" w:after="120"/>
        <w:jc w:val="center"/>
        <w:rPr>
          <w:rFonts w:hint="eastAsia"/>
        </w:rPr>
      </w:pPr>
      <w:bookmarkStart w:id="92" w:name="_Toc1957"/>
      <w:r>
        <w:rPr>
          <w:rFonts w:hint="eastAsia" w:ascii="黑体" w:hAnsi="黑体" w:eastAsia="黑体"/>
          <w:b/>
          <w:sz w:val="32"/>
        </w:rPr>
        <w:t>第五章 结</w:t>
      </w:r>
      <w:r>
        <w:rPr>
          <w:rFonts w:hint="eastAsia" w:ascii="黑体" w:hAnsi="黑体" w:eastAsia="黑体"/>
          <w:b/>
          <w:sz w:val="32"/>
          <w:lang w:val="en-US" w:eastAsia="zh-CN"/>
        </w:rPr>
        <w:t xml:space="preserve"> </w:t>
      </w:r>
      <w:r>
        <w:rPr>
          <w:rFonts w:hint="eastAsia" w:ascii="黑体" w:hAnsi="黑体" w:eastAsia="黑体"/>
          <w:b/>
          <w:sz w:val="32"/>
        </w:rPr>
        <w:t>论</w:t>
      </w:r>
      <w:bookmarkEnd w:id="92"/>
    </w:p>
    <w:p w14:paraId="6D7F6DD5">
      <w:pPr>
        <w:spacing w:line="360" w:lineRule="auto"/>
        <w:ind w:left="0" w:leftChars="0" w:firstLine="0" w:firstLineChars="0"/>
        <w:rPr>
          <w:rFonts w:hint="eastAsia"/>
        </w:rPr>
      </w:pPr>
    </w:p>
    <w:p w14:paraId="1F6366ED">
      <w:pPr>
        <w:spacing w:line="360" w:lineRule="auto" w:before="0" w:after="0"/>
        <w:ind w:left="420"/>
        <w:rPr>
          <w:rFonts w:hint="eastAsia"/>
        </w:rPr>
      </w:pPr>
      <w:r>
        <w:rPr>
          <w:rFonts w:hint="eastAsia" w:ascii="宋体" w:hAnsi="宋体" w:eastAsia="宋体"/>
          <w:sz w:val="24"/>
        </w:rPr>
        <w:t>本研究穿越近千年的历史时空，对北宋禅僧佛日契嵩的心性论与诚信思想进行了系统的哲学重建，并完成了其与当代社会主义核心价值观的跨时空对话。研究揭示，佛日契嵩在其时代护教的根本关切之下，完成了一场深刻而精密的哲学建构。</w:t>
      </w:r>
    </w:p>
    <w:p w14:paraId="2FF873D5">
      <w:pPr>
        <w:spacing w:line="360" w:lineRule="auto" w:before="0" w:after="0"/>
        <w:ind w:left="420"/>
        <w:rPr>
          <w:rFonts w:hint="eastAsia"/>
        </w:rPr>
      </w:pPr>
      <w:r>
        <w:rPr>
          <w:rFonts w:hint="eastAsia" w:ascii="宋体" w:hAnsi="宋体" w:eastAsia="宋体"/>
          <w:sz w:val="24"/>
        </w:rPr>
        <w:t>首先，本文深度剖析了佛日契嵩心性论的哲学架构，阐明了其“心—性—情”的三层结构。“心”是能动之体，遵循“必至必变”的实践逻辑；“性”是超越本体，为“无之至”的绝对根据；“情”是万有之初，善恶转换的枢纽。这一架构为理解其伦理思想奠定了坚实的本体论基础。</w:t>
      </w:r>
    </w:p>
    <w:p w14:paraId="14013E67">
      <w:pPr>
        <w:spacing w:line="360" w:lineRule="auto" w:before="0" w:after="0"/>
        <w:ind w:left="420"/>
        <w:rPr>
          <w:rFonts w:hint="eastAsia"/>
        </w:rPr>
      </w:pPr>
      <w:r>
        <w:rPr>
          <w:rFonts w:hint="eastAsia" w:ascii="宋体" w:hAnsi="宋体" w:eastAsia="宋体"/>
          <w:sz w:val="24"/>
        </w:rPr>
        <w:t>其次，在此心性论上，佛日契嵩构建了一个“心性为本（诚）、规约为用（信）、实践为体（孝）”的诚信理论模型。他将“诚”诠释为心性本体的“真实无妄”状态，赋予了诚信超越功利契约的道德根基。他通过“存本垂迹”的深刻机制，将佛教“不妄语”戒与儒家“信”德等同为复归心性本体的同构规约，实现了出世戒律与入世伦理的高度统一。最终，他以“孝”为统摄，将诚信的根基落实在家庭这一最原初的实践场域，要求实现内心之“诚”与外在之“信”的“内外合一”。</w:t>
      </w:r>
    </w:p>
    <w:p w14:paraId="7208C042">
      <w:pPr>
        <w:spacing w:line="360" w:lineRule="auto" w:before="0" w:after="0"/>
        <w:ind w:left="420"/>
        <w:rPr>
          <w:rFonts w:hint="eastAsia"/>
        </w:rPr>
      </w:pPr>
      <w:r>
        <w:rPr>
          <w:rFonts w:hint="eastAsia" w:ascii="宋体" w:hAnsi="宋体" w:eastAsia="宋体"/>
          <w:sz w:val="24"/>
        </w:rPr>
        <w:t>这一模型的理论贡献在于：它超越了以往研究将“诚信”简单视为伦理德目的做法，而是将其提升为心性本体论的命题来加以审视。“诚”不再是“信”的同义词或修饰语，而是诚信行为的本体论根据；“信”不再是独立的伦理范畴，而是“诚”在人际关系中的规约性表达。心性为本、规约为用、实践为体——三者的统一，使佛日契嵩的诚信思想构成了一套完整的、自洽的伦理哲学体系。</w:t>
      </w:r>
    </w:p>
    <w:p w14:paraId="1A0E02D2">
      <w:pPr>
        <w:spacing w:line="360" w:lineRule="auto" w:before="0" w:after="0"/>
        <w:ind w:left="420"/>
        <w:rPr>
          <w:rFonts w:hint="eastAsia"/>
        </w:rPr>
      </w:pPr>
      <w:r>
        <w:rPr>
          <w:rFonts w:hint="eastAsia" w:ascii="宋体" w:hAnsi="宋体" w:eastAsia="宋体"/>
          <w:sz w:val="24"/>
        </w:rPr>
        <w:t>再次，本研究通过将佛日契嵩与李翱、张载、程朱等人的比较分析，揭示了佛日契嵩在北宋心性哲学发展中的独特地位。他既吸收了李翱的“复性”思路和宗密的心性论资源，又超越了李翱对“情”的否定态度，形成了更为圆融的“即情识而显真如”的修养论；他的“心必至，至必变”与张载的“大其心”相呼应，但其“心识变现”的本体论路径与张载的“气化感通”有根本区别；他的“性无之至”与程朱的“性即理”在结论上相似，但“无”与“理”的论证路径截然不同。这些比较厘清了佛日契嵩思想的历史坐标，也揭示了宋代心性哲学发展的多元脉络。</w:t>
      </w:r>
    </w:p>
    <w:p w14:paraId="0A2772D2">
      <w:pPr>
        <w:spacing w:line="360" w:lineRule="auto" w:before="0" w:after="0"/>
        <w:ind w:left="420"/>
        <w:rPr>
          <w:rFonts w:hint="eastAsia"/>
        </w:rPr>
      </w:pPr>
      <w:r>
        <w:rPr>
          <w:rFonts w:hint="eastAsia" w:ascii="宋体" w:hAnsi="宋体" w:eastAsia="宋体"/>
          <w:sz w:val="24"/>
        </w:rPr>
        <w:t>最后，本研究提出的“心性—规约—实践”三维诚信范式，为佛日契嵩这一古老智慧找到了照进现实的入口。通过将佛日契嵩的“正信”与当代信用体系建设对话、将“因情设教”与信用修复机制对话、将“孝为戒端”与家庭诚信教育对话，本研究论证了佛日契嵩思想在当代社会治理中的实际价值。在当代诚信建设中，我们既要强化征信体系的“规约”之力，更要注重涵养人心“真实无妄”的“诚明”之德，并将诚信价值观落实在家庭、社区、职业等具体“实践”之中。</w:t>
      </w:r>
    </w:p>
    <w:p w14:paraId="56B6821B">
      <w:pPr>
        <w:spacing w:line="360" w:lineRule="auto" w:before="0" w:after="0"/>
        <w:ind w:left="420" w:leftChars="0" w:firstLine="480" w:firstLineChars="200"/>
        <w:rPr>
          <w:rFonts w:hint="eastAsia"/>
        </w:rPr>
      </w:pPr>
      <w:r>
        <w:rPr>
          <w:rFonts w:hint="eastAsia" w:ascii="宋体" w:hAnsi="宋体" w:eastAsia="宋体"/>
          <w:sz w:val="24"/>
          <w:lang w:val="en-US" w:eastAsia="zh-CN"/>
        </w:rPr>
        <w:t>因学力不逮，论文还</w:t>
      </w:r>
      <w:r>
        <w:rPr>
          <w:rFonts w:hint="eastAsia" w:ascii="宋体" w:hAnsi="宋体" w:eastAsia="宋体"/>
          <w:sz w:val="24"/>
        </w:rPr>
        <w:t>存在</w:t>
      </w:r>
      <w:r>
        <w:rPr>
          <w:rFonts w:hint="eastAsia" w:ascii="宋体" w:hAnsi="宋体" w:eastAsia="宋体"/>
          <w:sz w:val="24"/>
          <w:lang w:val="en-US" w:eastAsia="zh-CN"/>
        </w:rPr>
        <w:t>一定的</w:t>
      </w:r>
      <w:r>
        <w:rPr>
          <w:rFonts w:hint="eastAsia" w:ascii="宋体" w:hAnsi="宋体" w:eastAsia="宋体"/>
          <w:sz w:val="24"/>
        </w:rPr>
        <w:t>局限性。</w:t>
      </w:r>
    </w:p>
    <w:p w14:paraId="7C8E5775">
      <w:pPr>
        <w:spacing w:line="360" w:lineRule="auto" w:before="0" w:after="0"/>
        <w:ind w:left="420"/>
        <w:rPr>
          <w:rFonts w:hint="eastAsia"/>
        </w:rPr>
      </w:pPr>
      <w:r>
        <w:rPr>
          <w:rFonts w:hint="eastAsia" w:ascii="宋体" w:hAnsi="宋体" w:eastAsia="宋体"/>
          <w:sz w:val="24"/>
        </w:rPr>
        <w:t>第一，研究方法主要依赖于对古典文献的哲学文本分析，缺乏来自社会学、心理学等领域的实证数据支持。我们虽然从理论上论证了家庭诚信教育对社会信任的奠基作用，以及“心性修养”对提升道德自觉的效应，但未能提供相应的问卷调查、心理实验或社会统计数据来佐证这些论点在现代社会的有效性。这使得研究的结论在一定程度上停留于理论推演与应然呼吁的层面。</w:t>
      </w:r>
    </w:p>
    <w:p w14:paraId="58E43484">
      <w:pPr>
        <w:spacing w:line="360" w:lineRule="auto" w:before="0" w:after="0"/>
        <w:ind w:left="420"/>
        <w:rPr>
          <w:rFonts w:hint="eastAsia"/>
        </w:rPr>
      </w:pPr>
      <w:r>
        <w:rPr>
          <w:rFonts w:hint="eastAsia" w:ascii="宋体" w:hAnsi="宋体" w:eastAsia="宋体"/>
          <w:sz w:val="24"/>
        </w:rPr>
        <w:t>第二，本研究虽然尝试建立佛日契嵩思想与社会主义核心价值观的理论连接，但在具体操作层面的论证尚显不足。例如，如何在征信体系设计中嵌入“存本”的价值导向？这些问题需要更细致的政策分析和实践研究。</w:t>
      </w:r>
    </w:p>
    <w:p w14:paraId="142F14E3">
      <w:pPr>
        <w:spacing w:line="360" w:lineRule="auto" w:before="0" w:after="0"/>
        <w:ind w:left="420" w:leftChars="0" w:firstLine="480" w:firstLineChars="200"/>
        <w:rPr>
          <w:rFonts w:hint="eastAsia"/>
        </w:rPr>
      </w:pPr>
      <w:r>
        <w:rPr>
          <w:rFonts w:hint="eastAsia" w:ascii="宋体" w:hAnsi="宋体" w:eastAsia="宋体"/>
          <w:sz w:val="24"/>
          <w:lang w:val="en-US" w:eastAsia="zh-CN"/>
        </w:rPr>
        <w:t>佛日契嵩作为两宋时期重要高僧</w:t>
      </w:r>
      <w:r>
        <w:rPr>
          <w:rFonts w:hint="eastAsia" w:ascii="宋体" w:hAnsi="宋体" w:eastAsia="宋体"/>
          <w:sz w:val="24"/>
        </w:rPr>
        <w:t>，</w:t>
      </w:r>
      <w:r>
        <w:rPr>
          <w:rFonts w:hint="eastAsia" w:ascii="宋体" w:hAnsi="宋体" w:eastAsia="宋体"/>
          <w:sz w:val="24"/>
          <w:lang w:val="en-US" w:eastAsia="zh-CN"/>
        </w:rPr>
        <w:t>其思想与实践还有诸多值得挖掘的地方，后续</w:t>
      </w:r>
      <w:r>
        <w:rPr>
          <w:rFonts w:hint="eastAsia" w:ascii="宋体" w:hAnsi="宋体" w:eastAsia="宋体"/>
          <w:sz w:val="24"/>
        </w:rPr>
        <w:t>研究可从以下几方面深入。</w:t>
      </w:r>
    </w:p>
    <w:p w14:paraId="7FB06162">
      <w:pPr>
        <w:spacing w:line="360" w:lineRule="auto" w:before="0" w:after="0"/>
        <w:ind w:left="420"/>
        <w:rPr>
          <w:rFonts w:hint="eastAsia"/>
        </w:rPr>
      </w:pPr>
      <w:r>
        <w:rPr>
          <w:rFonts w:hint="eastAsia" w:ascii="宋体" w:hAnsi="宋体" w:eastAsia="宋体"/>
          <w:sz w:val="24"/>
        </w:rPr>
        <w:t>其一，开展佛日契嵩思想影响史的跨国研究，探讨其著作在高丽、日本、越南等地的流布，以及对当地儒佛对话、伦理思想塑造的具体作用。这将有助于揭示佛日契嵩思想在东亚文明圈中的普适性价值。</w:t>
      </w:r>
    </w:p>
    <w:p w14:paraId="49A36624">
      <w:pPr>
        <w:spacing w:line="360" w:lineRule="auto" w:before="0" w:after="0"/>
        <w:ind w:left="420"/>
        <w:rPr>
          <w:rFonts w:hint="eastAsia"/>
        </w:rPr>
      </w:pPr>
      <w:r>
        <w:rPr>
          <w:rFonts w:hint="eastAsia" w:ascii="宋体" w:hAnsi="宋体" w:eastAsia="宋体"/>
          <w:sz w:val="24"/>
        </w:rPr>
        <w:t>其二，结合现代道德心理学或管理学，设计实证研究。例如，可以开发测量“直心”或“真实无妄”倾向的心理量表，并检验其与个体的诚信行为、社会信任度之间的相关性。或者，可以将佛日契嵩的“心性—规约—实践”范式，转化为具体的企业或社区诚信文化建设实验，通过对照研究来检验其实际效果。此外，契嵩思想在东亚的接受史——其著作在高丽、日本、越南的流布与诠释——仍有待系统考察。初步线索表明，高丽僧知讷、日本临济宗祖师荣西均对《辅教编》有所引用，但契嵩的影响程度与阐释方向尚未得到深入比较。这些跨学科的实证研究，将能使中国古代哲学智慧在现代社会焕发出更强大的解释力与实践活力。</w:t>
      </w:r>
    </w:p>
    <w:p w14:paraId="2DE2F16F">
      <w:pPr>
        <w:spacing w:line="360" w:lineRule="auto" w:before="0" w:after="0"/>
        <w:ind w:left="420"/>
        <w:rPr>
          <w:rFonts w:hint="eastAsia"/>
        </w:rPr>
      </w:pPr>
      <w:r>
        <w:rPr>
          <w:rFonts w:hint="eastAsia" w:ascii="宋体" w:hAnsi="宋体" w:eastAsia="宋体"/>
          <w:sz w:val="24"/>
        </w:rPr>
        <w:t>其三，可以进一步延伸佛日契嵩思想与现代社会治理理论的对话。例如，将佛日契嵩的“因情设教”与当代教育心理学中的“差异化教学”理论对话，将“本迹”关系论与制度经济学中的“正式制度与非正式制度”关系理论对话。这些对话不仅能够深化对佛日契嵩思想的理解，也能为当代社会科学提供来自中国哲学传统的独特视角。</w:t>
      </w:r>
    </w:p>
    <w:p w14:paraId="0970A8E0">
      <w:pPr>
        <w:spacing w:line="360" w:lineRule="auto"/>
        <w:rPr>
          <w:rFonts w:hint="eastAsia"/>
        </w:rPr>
      </w:pPr>
    </w:p>
    <w:p w14:paraId="33D571B5">
      <w:pPr>
        <w:spacing w:line="360" w:lineRule="auto"/>
        <w:rPr>
          <w:rFonts w:hint="eastAsia"/>
        </w:rPr>
      </w:pPr>
    </w:p>
    <w:p w14:paraId="4BF014AC">
      <w:pPr>
        <w:spacing w:line="360" w:lineRule="auto"/>
        <w:rPr>
          <w:rFonts w:hint="eastAsia"/>
        </w:rPr>
      </w:pPr>
    </w:p>
    <w:p w14:paraId="48A04342">
      <w:pPr>
        <w:spacing w:line="360" w:lineRule="auto"/>
        <w:rPr>
          <w:rFonts w:hint="eastAsia"/>
        </w:rPr>
      </w:pPr>
    </w:p>
    <w:p w14:paraId="6A6DB542">
      <w:pPr>
        <w:spacing w:line="360" w:lineRule="auto"/>
        <w:ind w:left="0" w:leftChars="0" w:firstLine="0" w:firstLineChars="0"/>
        <w:rPr>
          <w:rFonts w:hint="eastAsia"/>
        </w:rPr>
      </w:pPr>
    </w:p>
    <w:p w14:paraId="41A22F36">
      <w:pPr>
        <w:pStyle w:val="2"/>
        <w:bidi w:val="0"/>
        <w:spacing w:line="360" w:lineRule="auto" w:before="240" w:after="120"/>
        <w:jc w:val="center"/>
        <w:rPr>
          <w:rFonts w:hint="eastAsia"/>
          <w:lang w:val="en-US" w:eastAsia="zh-CN"/>
        </w:rPr>
      </w:pPr>
      <w:bookmarkStart w:id="93" w:name="_Toc17158"/>
      <w:bookmarkStart w:id="94" w:name="_Toc10448"/>
      <w:bookmarkStart w:id="95" w:name="_Toc21053"/>
      <w:bookmarkStart w:id="96" w:name="_Toc32489"/>
      <w:bookmarkStart w:id="97" w:name="_Toc19819"/>
      <w:bookmarkStart w:id="98" w:name="_Toc25043"/>
      <w:bookmarkStart w:id="99" w:name="_Toc30555"/>
      <w:r>
        <w:rPr>
          <w:rFonts w:hint="eastAsia" w:ascii="黑体" w:hAnsi="黑体" w:eastAsia="黑体"/>
          <w:b/>
          <w:sz w:val="32"/>
          <w:lang w:val="en-US" w:eastAsia="zh-CN"/>
        </w:rPr>
        <w:t>参考文献</w:t>
      </w:r>
      <w:bookmarkEnd w:id="93"/>
      <w:bookmarkEnd w:id="94"/>
      <w:bookmarkEnd w:id="95"/>
      <w:bookmarkEnd w:id="96"/>
      <w:bookmarkEnd w:id="97"/>
      <w:bookmarkEnd w:id="98"/>
      <w:bookmarkEnd w:id="99"/>
    </w:p>
    <w:p w14:paraId="4E92EFEF">
      <w:pPr>
        <w:bidi w:val="0"/>
        <w:spacing w:line="360" w:lineRule="auto"/>
        <w:rPr>
          <w:rFonts w:hint="eastAsia"/>
          <w:b/>
          <w:bCs/>
          <w:lang w:eastAsia="zh-CN"/>
        </w:rPr>
      </w:pPr>
      <w:r>
        <w:rPr>
          <w:rFonts w:hint="eastAsia" w:ascii="宋体" w:hAnsi="宋体" w:eastAsia="宋体"/>
          <w:b/>
          <w:bCs/>
          <w:sz w:val="21"/>
          <w:lang w:val="en-US" w:eastAsia="zh-CN"/>
        </w:rPr>
        <w:t>一、古籍类</w:t>
      </w:r>
    </w:p>
    <w:p w14:paraId="0EB9C989">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佛日契嵩. 镡津文集[M]. 《大正新修大藏经》第52册.</w:t>
      </w:r>
    </w:p>
    <w:p w14:paraId="444694C2">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佛日契嵩. 夹注辅教编[M]. 识典古籍本.</w:t>
      </w:r>
    </w:p>
    <w:p w14:paraId="6CBC67D1">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欧阳修. 欧阳修全集[M]. 北京: 中华书局, 2001.</w:t>
      </w:r>
    </w:p>
    <w:p w14:paraId="42019E88">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石介. 徂徕石先生文集[M]. 北京: 中华书局, 1984.</w:t>
      </w:r>
    </w:p>
    <w:p w14:paraId="3D609E77">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(宋) 张载. 张载集[M]. 北京: 中华书局, 1978.</w:t>
      </w:r>
    </w:p>
    <w:p w14:paraId="57FC46B7">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程颢, 程颐. 二程集[M]. 北京: 中华书局, 2004.</w:t>
      </w:r>
    </w:p>
    <w:p w14:paraId="111C128A">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朱熹. 四书章句集注[M]. 北京: 中华书局, 1983.</w:t>
      </w:r>
    </w:p>
    <w:p w14:paraId="7D2BCEC6">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(清) 孙治. 武林灵隐寺志[M]. 识典古籍本.</w:t>
      </w:r>
    </w:p>
    <w:p w14:paraId="50FE5DA4">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(唐) 韩愈. 韩昌黎文集校注[M]. 马其昶, 校注. 上海: 上海古籍出版社, 1986.</w:t>
      </w:r>
    </w:p>
    <w:p w14:paraId="33F0F563">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(唐) 李翱. 李文公集[M]. 四部丛刊本.</w:t>
      </w:r>
    </w:p>
    <w:p w14:paraId="502ECACA">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惠洪. 禅林僧宝传[M]. 卍续藏经本.</w:t>
      </w:r>
    </w:p>
    <w:p w14:paraId="1F3A20BD">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陈舜俞. 都官集[M]. 四库全书本.</w:t>
      </w:r>
    </w:p>
    <w:p w14:paraId="0A07B51D">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(北凉) 昙无谶译. 大般涅槃经[M]. 《大正新修大藏经》第12册.</w:t>
      </w:r>
    </w:p>
    <w:p w14:paraId="4A7409F9">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维摩诘所说经[M]. 《大正新修大藏经》第14册.</w:t>
      </w:r>
    </w:p>
    <w:p w14:paraId="38EB3B13">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大佛顶如来密因修证了义诸菩萨万行首楞严经[M]. 《大正新修大藏经》第19册.</w:t>
      </w:r>
    </w:p>
    <w:p w14:paraId="2A10D5C2">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老子[M]. 王弼注本.</w:t>
      </w:r>
    </w:p>
    <w:p w14:paraId="70F250BF">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lang w:eastAsia="zh-CN"/>
        </w:rPr>
      </w:pPr>
      <w:r>
        <w:rPr>
          <w:rFonts w:hint="eastAsia" w:ascii="宋体" w:hAnsi="宋体" w:eastAsia="宋体" w:cs="Times New Roman"/>
          <w:b w:val="0"/>
          <w:bCs w:val="0"/>
          <w:color w:val="auto"/>
          <w:sz w:val="24"/>
          <w:szCs w:val="24"/>
          <w:highlight w:val="none"/>
          <w:lang w:eastAsia="zh-CN"/>
        </w:rPr>
        <w:t xml:space="preserve"> 王弼. 老子注[M]. 楼宇烈, 校释. 北京: 中华书局, 2011.</w:t>
      </w:r>
    </w:p>
    <w:p w14:paraId="6EA5B5CB">
      <w:pPr>
        <w:bidi w:val="0"/>
        <w:spacing w:line="360" w:lineRule="auto"/>
        <w:rPr>
          <w:rFonts w:hint="eastAsia"/>
          <w:b/>
          <w:bCs/>
          <w:lang w:eastAsia="zh-CN"/>
        </w:rPr>
      </w:pPr>
      <w:r>
        <w:rPr>
          <w:rFonts w:hint="eastAsia"/>
          <w:b/>
          <w:bCs/>
          <w:lang w:eastAsia="zh-CN"/>
        </w:rPr>
        <w:t>二、研究著作类</w:t>
      </w:r>
    </w:p>
    <w:p w14:paraId="28F7D4E3">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方立天. 中国佛教哲学要义[M]. 北京: 中国人民大学出版社, 2002.</w:t>
      </w:r>
    </w:p>
    <w:p w14:paraId="622286AB">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郭朋. 中国佛教思想史[M]. 福州: 福建人民出版社, 1994.</w:t>
      </w:r>
    </w:p>
    <w:p w14:paraId="01F6E81E">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钱穆. 朱子新学案[M]. 北京: 九州出版社, 2011.</w:t>
      </w:r>
    </w:p>
    <w:p w14:paraId="5A71BF8C">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劳政武. 佛教戒律学[M]. 北京: 宗教文化出版社, 1999.</w:t>
      </w:r>
    </w:p>
    <w:p w14:paraId="00AB80E6">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杨曾文. 宋元禅宗史[M]. 北京: 中国社会科学出版社, 2006.</w:t>
      </w:r>
    </w:p>
    <w:p w14:paraId="2E36455D">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eastAsia="宋体"/>
          <w:b w:val="0"/>
          <w:bCs w:val="0"/>
          <w:color w:val="auto"/>
          <w:sz w:val="24"/>
          <w:szCs w:val="24"/>
          <w:highlight w:val="none"/>
          <w:lang w:val="en-US" w:eastAsia="zh-CN"/>
        </w:rPr>
        <w:t>陈雷.契嵩佛学思想研究</w:t>
      </w:r>
      <w:r>
        <w:rPr>
          <w:rFonts w:hint="eastAsia" w:ascii="宋体" w:hAnsi="宋体" w:eastAsia="宋体" w:cs="Times New Roman"/>
          <w:b w:val="0"/>
          <w:bCs w:val="0"/>
          <w:color w:val="auto"/>
          <w:sz w:val="24"/>
          <w:szCs w:val="24"/>
          <w:highlight w:val="none"/>
          <w:lang w:eastAsia="zh-CN"/>
        </w:rPr>
        <w:t>[M]. 北京: 宗教文化出版社, 20</w:t>
      </w:r>
      <w:r>
        <w:rPr>
          <w:rFonts w:hint="eastAsia" w:ascii="宋体" w:hAnsi="宋体" w:cs="Times New Roman" w:eastAsia="宋体"/>
          <w:b w:val="0"/>
          <w:bCs w:val="0"/>
          <w:color w:val="auto"/>
          <w:sz w:val="24"/>
          <w:szCs w:val="24"/>
          <w:highlight w:val="none"/>
          <w:lang w:val="en-US" w:eastAsia="zh-CN"/>
        </w:rPr>
        <w:t>08</w:t>
      </w:r>
      <w:r>
        <w:rPr>
          <w:rFonts w:hint="eastAsia" w:ascii="宋体" w:hAnsi="宋体" w:eastAsia="宋体" w:cs="Times New Roman"/>
          <w:b w:val="0"/>
          <w:bCs w:val="0"/>
          <w:color w:val="auto"/>
          <w:sz w:val="24"/>
          <w:szCs w:val="24"/>
          <w:highlight w:val="none"/>
          <w:lang w:eastAsia="zh-CN"/>
        </w:rPr>
        <w:t>.</w:t>
      </w:r>
    </w:p>
    <w:p w14:paraId="12E62CA6">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漆侠. 宋代经济史[M]. 上海: 上海人民出版社, 1987.</w:t>
      </w:r>
    </w:p>
    <w:p w14:paraId="1BF7C0A8">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张鹤. 李翱《复性书》研究[M]. 北京: 北京大学出版社, 2015.</w:t>
      </w:r>
    </w:p>
    <w:p w14:paraId="73F881AC">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杨儒宾. 儒家身体观[M]. 台北: “中央研究院”中国文哲研究所, 1996.</w:t>
      </w:r>
    </w:p>
    <w:p w14:paraId="0BFE2DF3">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彼得·K·博尔 (Peter K. Bol). 斯文：唐宋思想的转型[M]. 刘宁, 译. 南京: 江苏人民出版社, 2001.</w:t>
      </w:r>
    </w:p>
    <w:p w14:paraId="5F270BD6">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道端良秀. 中国佛教と社会倫理[M]. 京都: 法藏館, 1970.</w:t>
      </w:r>
    </w:p>
    <w:p w14:paraId="3E359C7D">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木村泰贤. 中国佛教史概説[M]. 京都: 法藏館, 1968.</w:t>
      </w:r>
    </w:p>
    <w:p w14:paraId="5C09E550">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鎌田茂雄. 中国佛教通史: 第4卷[M]. 东京: 筑摩书房, 1988.</w:t>
      </w:r>
    </w:p>
    <w:p w14:paraId="2C65C697">
      <w:pPr>
        <w:bidi w:val="0"/>
        <w:spacing w:line="360" w:lineRule="auto"/>
        <w:rPr>
          <w:rFonts w:hint="eastAsia"/>
          <w:b/>
          <w:bCs/>
          <w:lang w:eastAsia="zh-CN"/>
        </w:rPr>
      </w:pPr>
      <w:r>
        <w:rPr>
          <w:rFonts w:hint="eastAsia"/>
          <w:b/>
          <w:bCs/>
          <w:lang w:eastAsia="zh-CN"/>
        </w:rPr>
        <w:t>三、期刊论文类</w:t>
      </w:r>
    </w:p>
    <w:p w14:paraId="549B8CA2">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张峥.《 “性即理”与佛教心性论之关系——程颐“性即理也，所谓理性是也”考辨》[J]. 《中国哲学史》, 2022(2): 42-52.</w:t>
      </w:r>
      <w:r>
        <w:rPr>
          <w:rFonts w:hint="eastAsia" w:ascii="宋体" w:hAnsi="宋体" w:cs="Times New Roman" w:eastAsia="宋体"/>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eastAsia="宋体"/>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eastAsia="宋体"/>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eastAsia="宋体"/>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p>
    <w:p w14:paraId="11D14552">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eastAsia="宋体"/>
          <w:b w:val="0"/>
          <w:bCs w:val="0"/>
          <w:color w:val="auto"/>
          <w:sz w:val="24"/>
          <w:szCs w:val="24"/>
          <w:highlight w:val="none"/>
          <w:lang w:val="en-US" w:eastAsia="zh-CN"/>
        </w:rPr>
        <w:t>张卉.《</w:t>
      </w:r>
      <w:r>
        <w:rPr>
          <w:rFonts w:hint="eastAsia" w:ascii="宋体" w:hAnsi="宋体" w:eastAsia="宋体" w:cs="Times New Roman"/>
          <w:b w:val="0"/>
          <w:bCs w:val="0"/>
          <w:color w:val="auto"/>
          <w:sz w:val="24"/>
          <w:szCs w:val="24"/>
          <w:highlight w:val="none"/>
          <w:lang w:eastAsia="zh-CN"/>
        </w:rPr>
        <w:t>契嵩佛学化的</w:t>
      </w:r>
      <w:r>
        <w:rPr>
          <w:rFonts w:hint="eastAsia" w:ascii="宋体" w:hAnsi="宋体" w:cs="Times New Roman" w:eastAsia="宋体"/>
          <w:b w:val="0"/>
          <w:bCs w:val="0"/>
          <w:color w:val="auto"/>
          <w:sz w:val="24"/>
          <w:szCs w:val="24"/>
          <w:highlight w:val="none"/>
          <w:lang w:val="en-US" w:eastAsia="zh-CN"/>
        </w:rPr>
        <w:t>&lt;</w:t>
      </w:r>
      <w:r>
        <w:rPr>
          <w:rFonts w:hint="eastAsia" w:ascii="宋体" w:hAnsi="宋体" w:eastAsia="宋体" w:cs="Times New Roman"/>
          <w:b w:val="0"/>
          <w:bCs w:val="0"/>
          <w:color w:val="auto"/>
          <w:sz w:val="24"/>
          <w:szCs w:val="24"/>
          <w:highlight w:val="none"/>
          <w:lang w:eastAsia="zh-CN"/>
        </w:rPr>
        <w:t>中庸</w:t>
      </w:r>
      <w:r>
        <w:rPr>
          <w:rFonts w:hint="eastAsia" w:ascii="宋体" w:hAnsi="宋体" w:cs="Times New Roman" w:eastAsia="宋体"/>
          <w:b w:val="0"/>
          <w:bCs w:val="0"/>
          <w:color w:val="auto"/>
          <w:sz w:val="24"/>
          <w:szCs w:val="24"/>
          <w:highlight w:val="none"/>
          <w:lang w:val="en-US" w:eastAsia="zh-CN"/>
        </w:rPr>
        <w:t>&gt;</w:t>
      </w:r>
      <w:r>
        <w:rPr>
          <w:rFonts w:hint="eastAsia" w:ascii="宋体" w:hAnsi="宋体" w:eastAsia="宋体" w:cs="Times New Roman"/>
          <w:b w:val="0"/>
          <w:bCs w:val="0"/>
          <w:color w:val="auto"/>
          <w:sz w:val="24"/>
          <w:szCs w:val="24"/>
          <w:highlight w:val="none"/>
          <w:lang w:eastAsia="zh-CN"/>
        </w:rPr>
        <w:t>诠释</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四川师范大学学报</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（社会科学版）, 2024(4): 31-38.</w:t>
      </w:r>
    </w:p>
    <w:p w14:paraId="7E5F49C1">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eastAsia="宋体"/>
          <w:b w:val="0"/>
          <w:bCs w:val="0"/>
          <w:color w:val="auto"/>
          <w:sz w:val="24"/>
          <w:szCs w:val="24"/>
          <w:highlight w:val="none"/>
          <w:lang w:val="en-US" w:eastAsia="zh-CN"/>
        </w:rPr>
        <w:t>王连东.《</w:t>
      </w:r>
      <w:r>
        <w:rPr>
          <w:rFonts w:hint="eastAsia" w:ascii="宋体" w:hAnsi="宋体" w:eastAsia="宋体" w:cs="Times New Roman"/>
          <w:b w:val="0"/>
          <w:bCs w:val="0"/>
          <w:color w:val="auto"/>
          <w:sz w:val="24"/>
          <w:szCs w:val="24"/>
          <w:highlight w:val="none"/>
          <w:lang w:eastAsia="zh-CN"/>
        </w:rPr>
        <w:t>游观般若与儒释一贯——以契嵩诗为中心</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宗教学研究</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2024(3): 78-85.</w:t>
      </w:r>
    </w:p>
    <w:p w14:paraId="70A41598">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eastAsia="宋体"/>
          <w:b w:val="0"/>
          <w:bCs w:val="0"/>
          <w:color w:val="auto"/>
          <w:sz w:val="24"/>
          <w:szCs w:val="24"/>
          <w:highlight w:val="none"/>
          <w:lang w:val="en-US" w:eastAsia="zh-CN"/>
        </w:rPr>
        <w:t>丁建华.《</w:t>
      </w:r>
      <w:r>
        <w:rPr>
          <w:rFonts w:hint="eastAsia" w:ascii="宋体" w:hAnsi="宋体" w:eastAsia="宋体" w:cs="Times New Roman"/>
          <w:b w:val="0"/>
          <w:bCs w:val="0"/>
          <w:color w:val="auto"/>
          <w:sz w:val="24"/>
          <w:szCs w:val="24"/>
          <w:highlight w:val="none"/>
          <w:lang w:eastAsia="zh-CN"/>
        </w:rPr>
        <w:t>论契嵩儒佛圆融的三个层次</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eastAsia="宋体"/>
          <w:b w:val="0"/>
          <w:bCs w:val="0"/>
          <w:color w:val="auto"/>
          <w:sz w:val="24"/>
          <w:szCs w:val="24"/>
          <w:highlight w:val="none"/>
          <w:lang w:eastAsia="zh-CN"/>
        </w:rPr>
        <w:t>《</w:t>
      </w:r>
      <w:r>
        <w:rPr>
          <w:rFonts w:hint="eastAsia" w:ascii="宋体" w:hAnsi="宋体" w:cs="Times New Roman" w:eastAsia="宋体"/>
          <w:b w:val="0"/>
          <w:bCs w:val="0"/>
          <w:color w:val="auto"/>
          <w:sz w:val="24"/>
          <w:szCs w:val="24"/>
          <w:highlight w:val="none"/>
          <w:lang w:val="en-US" w:eastAsia="zh-CN"/>
        </w:rPr>
        <w:t>船山学</w:t>
      </w:r>
      <w:r>
        <w:rPr>
          <w:rFonts w:hint="eastAsia" w:ascii="宋体" w:hAnsi="宋体" w:eastAsia="宋体" w:cs="Times New Roman"/>
          <w:b w:val="0"/>
          <w:bCs w:val="0"/>
          <w:color w:val="auto"/>
          <w:sz w:val="24"/>
          <w:szCs w:val="24"/>
          <w:highlight w:val="none"/>
          <w:lang w:eastAsia="zh-CN"/>
        </w:rPr>
        <w:t>刊</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w:t>
      </w:r>
      <w:r>
        <w:rPr>
          <w:rFonts w:hint="eastAsia" w:ascii="宋体" w:hAnsi="宋体" w:cs="Times New Roman" w:eastAsia="宋体"/>
          <w:b w:val="0"/>
          <w:bCs w:val="0"/>
          <w:color w:val="auto"/>
          <w:sz w:val="24"/>
          <w:szCs w:val="24"/>
          <w:highlight w:val="none"/>
          <w:lang w:val="en-US" w:eastAsia="zh-CN"/>
        </w:rPr>
        <w:t>20</w:t>
      </w:r>
      <w:r>
        <w:rPr>
          <w:rFonts w:hint="eastAsia" w:ascii="宋体" w:hAnsi="宋体" w:eastAsia="宋体" w:cs="Times New Roman"/>
          <w:b w:val="0"/>
          <w:bCs w:val="0"/>
          <w:color w:val="auto"/>
          <w:sz w:val="24"/>
          <w:szCs w:val="24"/>
          <w:highlight w:val="none"/>
          <w:lang w:eastAsia="zh-CN"/>
        </w:rPr>
        <w:t>(</w:t>
      </w:r>
      <w:r>
        <w:rPr>
          <w:rFonts w:hint="eastAsia" w:ascii="宋体" w:hAnsi="宋体" w:cs="Times New Roman" w:eastAsia="宋体"/>
          <w:b w:val="0"/>
          <w:bCs w:val="0"/>
          <w:color w:val="auto"/>
          <w:sz w:val="24"/>
          <w:szCs w:val="24"/>
          <w:highlight w:val="none"/>
          <w:lang w:val="en-US" w:eastAsia="zh-CN"/>
        </w:rPr>
        <w:t>05</w:t>
      </w:r>
      <w:r>
        <w:rPr>
          <w:rFonts w:hint="eastAsia" w:ascii="宋体" w:hAnsi="宋体" w:eastAsia="宋体" w:cs="Times New Roman"/>
          <w:b w:val="0"/>
          <w:bCs w:val="0"/>
          <w:color w:val="auto"/>
          <w:sz w:val="24"/>
          <w:szCs w:val="24"/>
          <w:highlight w:val="none"/>
          <w:lang w:eastAsia="zh-CN"/>
        </w:rPr>
        <w:t>)</w:t>
      </w:r>
      <w:r>
        <w:rPr>
          <w:rFonts w:hint="eastAsia" w:ascii="宋体" w:hAnsi="宋体" w:cs="Times New Roman" w:eastAsia="宋体"/>
          <w:b w:val="0"/>
          <w:bCs w:val="0"/>
          <w:color w:val="auto"/>
          <w:sz w:val="24"/>
          <w:szCs w:val="24"/>
          <w:highlight w:val="none"/>
          <w:lang w:val="en-US" w:eastAsia="zh-CN"/>
        </w:rPr>
        <w:t>.</w:t>
      </w:r>
    </w:p>
    <w:p w14:paraId="111DE18A">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郭尚武. </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契嵩生平与</w:t>
      </w:r>
      <w:r>
        <w:rPr>
          <w:rFonts w:hint="eastAsia" w:ascii="宋体" w:hAnsi="宋体" w:cs="Times New Roman" w:eastAsia="宋体"/>
          <w:b w:val="0"/>
          <w:bCs w:val="0"/>
          <w:color w:val="auto"/>
          <w:sz w:val="24"/>
          <w:szCs w:val="24"/>
          <w:highlight w:val="none"/>
          <w:lang w:val="en-US" w:eastAsia="zh-CN"/>
        </w:rPr>
        <w:t>&lt;</w:t>
      </w:r>
      <w:r>
        <w:rPr>
          <w:rFonts w:hint="eastAsia" w:ascii="宋体" w:hAnsi="宋体" w:eastAsia="宋体" w:cs="Times New Roman"/>
          <w:b w:val="0"/>
          <w:bCs w:val="0"/>
          <w:color w:val="auto"/>
          <w:sz w:val="24"/>
          <w:szCs w:val="24"/>
          <w:highlight w:val="none"/>
          <w:lang w:eastAsia="zh-CN"/>
        </w:rPr>
        <w:t>辅教编</w:t>
      </w:r>
      <w:r>
        <w:rPr>
          <w:rFonts w:hint="eastAsia" w:ascii="宋体" w:hAnsi="宋体" w:cs="Times New Roman" w:eastAsia="宋体"/>
          <w:b w:val="0"/>
          <w:bCs w:val="0"/>
          <w:color w:val="auto"/>
          <w:sz w:val="24"/>
          <w:szCs w:val="24"/>
          <w:highlight w:val="none"/>
          <w:lang w:val="en-US" w:eastAsia="zh-CN"/>
        </w:rPr>
        <w:t>&gt;</w:t>
      </w:r>
      <w:r>
        <w:rPr>
          <w:rFonts w:hint="eastAsia" w:ascii="宋体" w:hAnsi="宋体" w:eastAsia="宋体" w:cs="Times New Roman"/>
          <w:b w:val="0"/>
          <w:bCs w:val="0"/>
          <w:color w:val="auto"/>
          <w:sz w:val="24"/>
          <w:szCs w:val="24"/>
          <w:highlight w:val="none"/>
          <w:lang w:eastAsia="zh-CN"/>
        </w:rPr>
        <w:t>研究</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[J]. 1994.</w:t>
      </w:r>
    </w:p>
    <w:p w14:paraId="22F298A2">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邱小毛, 赵黎明. 《契嵩年表》考补[J].</w:t>
      </w:r>
    </w:p>
    <w:p w14:paraId="570C5958">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冯耀明. 李翱《复性书》之佛学背景[J]. </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中国哲学史</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2008(3): 52-60.</w:t>
      </w:r>
    </w:p>
    <w:p w14:paraId="1F4AE778">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张培高</w:t>
      </w:r>
      <w:r>
        <w:rPr>
          <w:rFonts w:hint="eastAsia" w:ascii="宋体" w:hAnsi="宋体" w:cs="Times New Roman" w:eastAsia="宋体"/>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《契嵩的&lt;中庸&gt;诠释》</w:t>
      </w:r>
      <w:r>
        <w:rPr>
          <w:rFonts w:hint="eastAsia" w:ascii="宋体" w:hAnsi="宋体" w:cs="Times New Roman" w:eastAsia="宋体"/>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《宗教学研究》</w:t>
      </w:r>
      <w:r>
        <w:rPr>
          <w:rFonts w:hint="eastAsia" w:ascii="宋体" w:hAnsi="宋体" w:cs="Times New Roman" w:eastAsia="宋体"/>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2016年第3期</w:t>
      </w:r>
      <w:r>
        <w:rPr>
          <w:rFonts w:hint="eastAsia" w:ascii="宋体" w:hAnsi="宋体" w:cs="Times New Roman" w:eastAsia="宋体"/>
          <w:b w:val="0"/>
          <w:bCs w:val="0"/>
          <w:color w:val="auto"/>
          <w:sz w:val="24"/>
          <w:szCs w:val="24"/>
          <w:highlight w:val="none"/>
          <w:lang w:val="en-US" w:eastAsia="zh-CN"/>
        </w:rPr>
        <w:t>.</w:t>
      </w:r>
    </w:p>
    <w:p w14:paraId="6A131455">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谢天鹏</w:t>
      </w:r>
      <w:r>
        <w:rPr>
          <w:rFonts w:hint="eastAsia" w:ascii="宋体" w:hAnsi="宋体" w:cs="Times New Roman" w:eastAsia="宋体"/>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《护教与适性：明教契嵩禪師文學研究》</w:t>
      </w:r>
      <w:r>
        <w:rPr>
          <w:rFonts w:hint="eastAsia" w:ascii="宋体" w:hAnsi="宋体" w:cs="Times New Roman" w:eastAsia="宋体"/>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巴蜀书社</w:t>
      </w:r>
      <w:r>
        <w:rPr>
          <w:rFonts w:hint="eastAsia" w:ascii="宋体" w:hAnsi="宋体" w:cs="Times New Roman" w:eastAsia="宋体"/>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，2020年</w:t>
      </w:r>
      <w:r>
        <w:rPr>
          <w:rFonts w:hint="eastAsia" w:ascii="宋体" w:hAnsi="宋体" w:cs="Times New Roman" w:eastAsia="宋体"/>
          <w:b w:val="0"/>
          <w:bCs w:val="0"/>
          <w:color w:val="auto"/>
          <w:sz w:val="24"/>
          <w:szCs w:val="24"/>
          <w:highlight w:val="none"/>
          <w:lang w:val="en-US" w:eastAsia="zh-CN"/>
        </w:rPr>
        <w:t>.</w:t>
      </w:r>
    </w:p>
    <w:p w14:paraId="114AA861">
      <w:pPr>
        <w:bidi w:val="0"/>
        <w:spacing w:line="360" w:lineRule="auto"/>
        <w:rPr>
          <w:rFonts w:hint="eastAsia"/>
          <w:b/>
          <w:bCs/>
          <w:lang w:eastAsia="zh-CN"/>
        </w:rPr>
      </w:pPr>
      <w:r>
        <w:rPr>
          <w:rFonts w:hint="eastAsia"/>
          <w:b/>
          <w:bCs/>
          <w:lang w:eastAsia="zh-CN"/>
        </w:rPr>
        <w:t>四、其他</w:t>
      </w:r>
    </w:p>
    <w:p w14:paraId="151B7636">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中共中央办公厅. 关于培育和践行社会主义核心价值观的意见[Z]. 2013.</w:t>
      </w:r>
    </w:p>
    <w:p w14:paraId="2DA37103">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习近平. 青年要自觉践行社会主义核心价值观[N]. 人民日报, 2014-05-05(002).</w:t>
      </w:r>
    </w:p>
    <w:p w14:paraId="18DB7360">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陈寅恪. 邓广铭《宋史职官志考证》序[M]//金明馆丛稿二编. 北京: 生活·读书·新知三联书店, 2001: 277.</w:t>
      </w:r>
    </w:p>
    <w:p w14:paraId="46FF0E8E">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Times New Roman" w:hAnsi="Times New Roman" w:eastAsia="宋体" w:cs="Times New Roman"/>
          <w:b w:val="0"/>
          <w:bCs w:val="0"/>
          <w:color w:val="auto"/>
          <w:sz w:val="24"/>
          <w:szCs w:val="24"/>
          <w:highlight w:val="none"/>
          <w:lang w:eastAsia="zh-CN"/>
        </w:rPr>
        <w:t xml:space="preserve"> Peter K. Bol. “This Culture of Ours”: Intellectual Transitions in T'ang and Sung China[M]. Stanford: Stanford University Press, 1992.</w:t>
      </w:r>
    </w:p>
    <w:p w14:paraId="175BAA18">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佛光山星云大师全集·佛日契嵩禅师[EB/OL]. books.masterhsingyun.org.</w:t>
      </w:r>
    </w:p>
    <w:p w14:paraId="6E5CF509">
      <w:pPr>
        <w:keepNext w:val="0"/>
        <w:keepLines w:val="0"/>
        <w:pageBreakBefore w:val="0"/>
        <w:numPr>
          <w:ilvl w:val="0"/>
          <w:numId w:val="3"/>
        </w:numPr>
        <w:kinsoku/>
        <w:wordWrap/>
        <w:overflowPunct/>
        <w:topLinePunct w:val="0"/>
        <w:autoSpaceDE/>
        <w:autoSpaceDN/>
        <w:bidi w:val="0"/>
        <w:adjustRightInd w:val="0"/>
        <w:snapToGrid w:val="0"/>
        <w:spacing w:line="360" w:lineRule="auto" w:before="0" w:after="0"/>
        <w:ind w:left="420" w:leftChars="0" w:firstLine="397" w:firstLineChars="0"/>
        <w:textAlignment w:val="auto"/>
        <w:rPr>
          <w:rFonts w:hint="eastAsia" w:ascii="宋体" w:hAnsi="宋体" w:eastAsia="宋体" w:cs="宋体"/>
          <w:b w:val="0"/>
          <w:bCs w:val="0"/>
          <w:color w:val="auto"/>
          <w:kern w:val="0"/>
          <w:sz w:val="24"/>
          <w:szCs w:val="24"/>
          <w:highlight w:val="none"/>
          <w:lang w:eastAsia="zh-CN"/>
        </w:rPr>
      </w:pPr>
      <w:r>
        <w:rPr>
          <w:rFonts w:hint="eastAsia" w:ascii="宋体" w:hAnsi="宋体" w:eastAsia="宋体" w:cs="Times New Roman"/>
          <w:b w:val="0"/>
          <w:bCs w:val="0"/>
          <w:color w:val="auto"/>
          <w:sz w:val="24"/>
          <w:szCs w:val="24"/>
          <w:highlight w:val="none"/>
          <w:lang w:eastAsia="zh-CN"/>
        </w:rPr>
        <w:t>杭州灵隐寺·法门龙象：佛日契嵩禅师[EB/OL]. lingyinsi.com.</w:t>
      </w:r>
    </w:p>
    <w:p w14:paraId="2973F38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30845C8B">
      <w:pPr>
        <w:bidi w:val="0"/>
        <w:spacing w:line="360" w:lineRule="auto"/>
        <w:ind w:left="0" w:leftChars="0" w:firstLine="0" w:firstLineChars="0"/>
        <w:rPr>
          <w:rFonts w:hint="eastAsia"/>
          <w:lang w:val="en-US" w:eastAsia="zh-CN"/>
        </w:rPr>
      </w:pPr>
      <w:r>
        <w:rPr>
          <w:rFonts w:hint="eastAsia"/>
          <w:lang w:val="en-US" w:eastAsia="zh-CN"/>
        </w:rPr>
        <w:br w:type="page"/>
      </w:r>
    </w:p>
    <w:p w14:paraId="679E75FB">
      <w:pPr>
        <w:pStyle w:val="2"/>
        <w:bidi w:val="0"/>
        <w:spacing w:line="360" w:lineRule="auto" w:before="240" w:after="120"/>
        <w:jc w:val="center"/>
        <w:rPr>
          <w:rFonts w:hint="eastAsia"/>
          <w:lang w:val="en-US" w:eastAsia="zh-CN"/>
        </w:rPr>
      </w:pPr>
      <w:bookmarkStart w:id="100" w:name="_Toc5919"/>
      <w:bookmarkStart w:id="101" w:name="_Toc19669"/>
      <w:bookmarkStart w:id="102" w:name="_Toc5632"/>
      <w:bookmarkStart w:id="103" w:name="_Toc22685"/>
      <w:bookmarkStart w:id="104" w:name="_Toc760"/>
      <w:bookmarkStart w:id="105" w:name="_Toc30436"/>
      <w:bookmarkStart w:id="106" w:name="_Toc16346"/>
      <w:r>
        <w:rPr>
          <w:rFonts w:hint="eastAsia" w:ascii="黑体" w:hAnsi="黑体" w:eastAsia="黑体"/>
          <w:b/>
          <w:sz w:val="32"/>
        </w:rPr>
        <w:t>附</w:t>
      </w:r>
      <w:r>
        <w:rPr>
          <w:rFonts w:ascii="黑体" w:hAnsi="黑体" w:eastAsia="黑体"/>
          <w:b/>
          <w:sz w:val="32"/>
        </w:rPr>
        <w:t xml:space="preserve"> </w:t>
      </w:r>
      <w:r>
        <w:rPr>
          <w:rFonts w:hint="eastAsia" w:ascii="黑体" w:hAnsi="黑体" w:eastAsia="黑体"/>
          <w:b/>
          <w:sz w:val="32"/>
        </w:rPr>
        <w:t>录</w:t>
      </w:r>
      <w:bookmarkEnd w:id="100"/>
      <w:bookmarkEnd w:id="101"/>
      <w:bookmarkEnd w:id="102"/>
      <w:bookmarkEnd w:id="103"/>
      <w:bookmarkEnd w:id="104"/>
    </w:p>
    <w:p w14:paraId="29BD481E">
      <w:pPr>
        <w:bidi w:val="0"/>
        <w:spacing w:line="360" w:lineRule="auto"/>
        <w:ind w:left="0" w:leftChars="0" w:firstLine="600" w:firstLineChars="200"/>
        <w:rPr>
          <w:rFonts w:hint="eastAsia" w:ascii="黑体" w:hAnsi="黑体" w:eastAsia="黑体" w:cs="黑体"/>
          <w:sz w:val="30"/>
          <w:szCs w:val="30"/>
          <w:lang w:val="en-US" w:eastAsia="zh-CN"/>
        </w:rPr>
      </w:pPr>
      <w:bookmarkStart w:id="107" w:name="_Toc13564"/>
      <w:bookmarkStart w:id="108" w:name="_Toc32470"/>
      <w:bookmarkStart w:id="109" w:name="_Toc13764"/>
      <w:bookmarkStart w:id="110" w:name="_Toc20637"/>
      <w:bookmarkStart w:id="111" w:name="_Toc17303"/>
      <w:bookmarkStart w:id="112" w:name="_Toc18174"/>
      <w:r>
        <w:rPr>
          <w:rFonts w:hint="eastAsia" w:ascii="黑体" w:hAnsi="黑体" w:eastAsia="黑体" w:cs="黑体"/>
          <w:sz w:val="30"/>
          <w:szCs w:val="30"/>
          <w:lang w:val="en-US" w:eastAsia="zh-CN"/>
        </w:rPr>
        <w:t>一、致 谢</w:t>
      </w:r>
      <w:bookmarkEnd w:id="105"/>
      <w:bookmarkEnd w:id="106"/>
      <w:bookmarkEnd w:id="107"/>
      <w:bookmarkEnd w:id="108"/>
      <w:bookmarkEnd w:id="109"/>
      <w:bookmarkEnd w:id="110"/>
      <w:bookmarkEnd w:id="111"/>
      <w:bookmarkEnd w:id="112"/>
    </w:p>
    <w:p w14:paraId="4EBFFF9B">
      <w:pPr>
        <w:spacing w:line="360" w:lineRule="auto" w:before="0" w:after="0"/>
        <w:ind w:left="420"/>
        <w:rPr>
          <w:rFonts w:hint="eastAsia"/>
        </w:rPr>
      </w:pPr>
      <w:r>
        <w:rPr>
          <w:rFonts w:hint="eastAsia" w:ascii="宋体" w:hAnsi="宋体" w:eastAsia="宋体"/>
          <w:sz w:val="24"/>
        </w:rPr>
        <w:t>本论文的完成，得益于多方面的指导与帮助。首先，衷心感谢我的导师邱高兴教授。从选题的确立、框架的搭建到具体的写作过程，导师始终给予我悉心的指导和严格的把关。导师深厚的佛学造诣与敏锐的哲学洞察力，使我在面对契嵩这一复杂思想对象时，能够既入乎其内，又出乎其外。导师关于“儒佛会通不宜流于比附，须在本体论层面求其同异”的告诫，成为贯穿本文的方法论自觉。</w:t>
      </w:r>
      <w:r>
        <w:rPr>
          <w:rFonts w:hint="eastAsia" w:ascii="宋体" w:hAnsi="宋体" w:eastAsia="宋体"/>
          <w:sz w:val="24"/>
          <w:lang w:val="en-US" w:eastAsia="zh-CN"/>
        </w:rPr>
      </w:r>
      <w:r>
        <w:rPr>
          <w:rFonts w:hint="eastAsia" w:ascii="宋体" w:hAnsi="宋体" w:eastAsia="宋体"/>
          <w:sz w:val="24"/>
        </w:rPr>
      </w:r>
    </w:p>
    <w:p w14:paraId="713F3B76">
      <w:pPr>
        <w:spacing w:line="360" w:lineRule="auto" w:before="0" w:after="0"/>
        <w:ind w:left="420"/>
        <w:rPr>
          <w:rFonts w:hint="eastAsia"/>
        </w:rPr>
      </w:pPr>
      <w:r>
        <w:rPr>
          <w:rFonts w:hint="eastAsia" w:ascii="宋体" w:hAnsi="宋体" w:eastAsia="宋体"/>
          <w:sz w:val="24"/>
        </w:rPr>
        <w:t>感谢浙江省民宗委提供的优质的学习平台，感谢“双通”班的班主任陆丽清老师、商琳老师及各位授课老师。诸位老师在传统经典诠释、中国哲学史、宗教学理论等方面的系统讲授，为我奠定了必要的学术基础。特别是关于宋代宗教史与儒学复兴运动的专题课程，使我得以将契嵩置于更为宏阔的思想史脉络中加以理解。</w:t>
      </w:r>
      <w:r>
        <w:rPr>
          <w:rFonts w:hint="eastAsia" w:ascii="宋体" w:hAnsi="宋体" w:eastAsia="宋体"/>
          <w:sz w:val="24"/>
          <w:lang w:val="en-US" w:eastAsia="zh-CN"/>
        </w:rPr>
      </w:r>
      <w:r>
        <w:rPr>
          <w:rFonts w:hint="eastAsia" w:ascii="宋体" w:hAnsi="宋体" w:eastAsia="宋体"/>
          <w:sz w:val="24"/>
        </w:rPr>
      </w:r>
      <w:r>
        <w:rPr>
          <w:rFonts w:hint="eastAsia" w:ascii="宋体" w:hAnsi="宋体" w:eastAsia="宋体"/>
          <w:sz w:val="24"/>
          <w:lang w:val="en-US" w:eastAsia="zh-CN"/>
        </w:rPr>
      </w:r>
      <w:r>
        <w:rPr>
          <w:rFonts w:hint="eastAsia" w:ascii="宋体" w:hAnsi="宋体" w:eastAsia="宋体"/>
          <w:sz w:val="24"/>
        </w:rPr>
      </w:r>
      <w:r>
        <w:rPr>
          <w:rFonts w:hint="eastAsia" w:ascii="宋体" w:hAnsi="宋体" w:eastAsia="宋体"/>
          <w:sz w:val="24"/>
          <w:lang w:val="en-US" w:eastAsia="zh-CN"/>
        </w:rPr>
      </w:r>
      <w:r>
        <w:rPr>
          <w:rFonts w:hint="eastAsia" w:ascii="宋体" w:hAnsi="宋体" w:eastAsia="宋体"/>
          <w:sz w:val="24"/>
        </w:rPr>
      </w:r>
      <w:r>
        <w:rPr>
          <w:rFonts w:hint="eastAsia" w:ascii="宋体" w:hAnsi="宋体" w:eastAsia="宋体"/>
          <w:sz w:val="24"/>
          <w:lang w:val="en-US" w:eastAsia="zh-CN"/>
        </w:rPr>
      </w:r>
      <w:r>
        <w:rPr>
          <w:rFonts w:hint="eastAsia" w:ascii="宋体" w:hAnsi="宋体" w:eastAsia="宋体"/>
          <w:sz w:val="24"/>
        </w:rPr>
      </w:r>
    </w:p>
    <w:p w14:paraId="705A8822">
      <w:pPr>
        <w:spacing w:line="360" w:lineRule="auto" w:before="0" w:after="0"/>
        <w:ind w:left="420"/>
        <w:rPr>
          <w:rFonts w:hint="eastAsia"/>
        </w:rPr>
      </w:pPr>
      <w:r>
        <w:rPr>
          <w:rFonts w:hint="eastAsia" w:ascii="宋体" w:hAnsi="宋体" w:eastAsia="宋体"/>
          <w:sz w:val="24"/>
        </w:rPr>
        <w:t>感谢同门学友在论文写作过程中与我进行的多次讨论。关于“诚体信用”结构的哲学辨析、“因情设教”的当代转化等问题，正是在与学友的反复辩难中逐渐明晰。</w:t>
      </w:r>
    </w:p>
    <w:p w14:paraId="2283BFC6">
      <w:pPr>
        <w:spacing w:line="360" w:lineRule="auto" w:before="0" w:after="0"/>
        <w:ind w:left="420"/>
        <w:rPr>
          <w:rFonts w:hint="eastAsia"/>
        </w:rPr>
      </w:pPr>
      <w:r>
        <w:rPr>
          <w:rFonts w:hint="eastAsia" w:ascii="宋体" w:hAnsi="宋体" w:eastAsia="宋体"/>
          <w:sz w:val="24"/>
        </w:rPr>
        <w:t>最后，感谢</w:t>
      </w:r>
      <w:r>
        <w:rPr>
          <w:rFonts w:hint="eastAsia" w:ascii="宋体" w:hAnsi="宋体" w:eastAsia="宋体"/>
          <w:sz w:val="24"/>
          <w:lang w:val="en-US" w:eastAsia="zh-CN"/>
        </w:rPr>
        <w:t>临平民宗局及青莲寺</w:t>
      </w:r>
      <w:r>
        <w:rPr>
          <w:rFonts w:hint="eastAsia" w:ascii="宋体" w:hAnsi="宋体" w:eastAsia="宋体"/>
          <w:sz w:val="24"/>
        </w:rPr>
        <w:t>对我研修期间的理解与支持。他们的默默</w:t>
      </w:r>
      <w:r>
        <w:rPr>
          <w:rFonts w:hint="eastAsia" w:ascii="宋体" w:hAnsi="宋体" w:eastAsia="宋体"/>
          <w:sz w:val="24"/>
          <w:lang w:val="en-US" w:eastAsia="zh-CN"/>
        </w:rPr>
        <w:t>支持</w:t>
      </w:r>
      <w:r>
        <w:rPr>
          <w:rFonts w:hint="eastAsia" w:ascii="宋体" w:hAnsi="宋体" w:eastAsia="宋体"/>
          <w:sz w:val="24"/>
        </w:rPr>
        <w:t>，是我能够安心学业的根本保障。</w:t>
      </w:r>
    </w:p>
    <w:p w14:paraId="3F549237">
      <w:pPr>
        <w:spacing w:line="360" w:lineRule="auto"/>
        <w:rPr>
          <w:rFonts w:hint="eastAsia"/>
        </w:rPr>
      </w:pPr>
    </w:p>
    <w:p w14:paraId="45DD01D0">
      <w:pPr>
        <w:spacing w:line="360" w:lineRule="auto" w:before="0" w:after="0"/>
        <w:ind w:left="420"/>
        <w:rPr>
          <w:rFonts w:hint="eastAsia"/>
        </w:rPr>
      </w:pPr>
      <w:r>
        <w:rPr>
          <w:rFonts w:hint="eastAsia" w:ascii="宋体" w:hAnsi="宋体" w:eastAsia="宋体"/>
          <w:sz w:val="24"/>
        </w:rPr>
        <w:t>本文所有疏漏舛误，均由笔者自负其责。</w:t>
      </w:r>
    </w:p>
    <w:p w14:paraId="0A5412D6">
      <w:pPr>
        <w:bidi w:val="0"/>
        <w:spacing w:line="360" w:lineRule="auto"/>
        <w:rPr>
          <w:rFonts w:hint="eastAsia"/>
          <w:lang w:val="en-US" w:eastAsia="zh-CN"/>
        </w:rPr>
      </w:pPr>
    </w:p>
    <w:p w14:paraId="3A586FA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Theme="minorEastAsia" w:hAnsiTheme="minorEastAsia" w:eastAsiaTheme="minorEastAsia" w:cstheme="minorEastAsia"/>
          <w:b w:val="0"/>
          <w:bCs w:val="0"/>
          <w:color w:val="auto"/>
          <w:highlight w:val="none"/>
          <w:shd w:val="clear" w:fill="FFFFFF"/>
          <w:lang w:val="en-US" w:eastAsia="zh-CN"/>
        </w:rPr>
      </w:pPr>
    </w:p>
    <w:p w14:paraId="3EF7EE09">
      <w:pPr>
        <w:spacing w:line="360" w:lineRule="auto"/>
        <w:rPr>
          <w:rFonts w:hint="eastAsia"/>
        </w:rPr>
      </w:pPr>
    </w:p>
    <w:p w14:paraId="584F9780">
      <w:pPr>
        <w:spacing w:line="360" w:lineRule="auto"/>
        <w:rPr>
          <w:rFonts w:hint="eastAsia"/>
          <w:lang w:val="en-US" w:eastAsia="zh-CN"/>
        </w:rPr>
      </w:pPr>
    </w:p>
    <w:p w14:paraId="5AB9C8C2">
      <w:pPr>
        <w:spacing w:line="360" w:lineRule="auto"/>
        <w:rPr>
          <w:rFonts w:hint="eastAsia"/>
          <w:lang w:val="en-US" w:eastAsia="zh-CN"/>
        </w:rPr>
      </w:pPr>
    </w:p>
    <w:p w14:paraId="5AA0858C">
      <w:pPr>
        <w:spacing w:line="360" w:lineRule="auto"/>
        <w:rPr>
          <w:rFonts w:hint="eastAsia"/>
          <w:b/>
          <w:bCs/>
          <w:sz w:val="28"/>
          <w:szCs w:val="28"/>
        </w:rPr>
      </w:pPr>
    </w:p>
    <w:p w14:paraId="4B0CF02C">
      <w:pPr>
        <w:spacing w:line="360" w:lineRule="auto"/>
        <w:rPr>
          <w:rFonts w:hint="eastAsia"/>
          <w:b/>
          <w:bCs/>
          <w:sz w:val="28"/>
          <w:szCs w:val="28"/>
        </w:rPr>
        <w:sectPr>
          <w:headerReference r:id="rId9" w:type="default"/>
          <w:footerReference r:id="rId10" w:type="default"/>
          <w:footnotePr>
            <w:numFmt w:val="decimalEnclosedCircleChinese"/>
            <w:numRestart w:val="eachPage"/>
          </w:footnotePr>
          <w:pgSz w:w="11906" w:h="16838"/>
          <w:pgMar w:top="1417" w:right="1417" w:bottom="1417" w:left="1701" w:header="851" w:footer="992" w:gutter="0"/>
          <w:cols w:space="425" w:num="1"/>
          <w:docGrid w:type="lines" w:linePitch="312" w:charSpace="0"/>
          <w:pgNumType w:fmt="upperRoman" w:start="1"/>
        </w:sectPr>
      </w:pPr>
    </w:p>
    <w:p w14:paraId="03250A20">
      <w:pPr>
        <w:bidi w:val="0"/>
        <w:spacing w:line="360" w:lineRule="auto" w:before="0" w:after="0"/>
        <w:ind w:left="420" w:leftChars="0" w:firstLine="600" w:firstLineChars="200"/>
        <w:rPr>
          <w:rFonts w:hint="eastAsia" w:ascii="黑体" w:hAnsi="黑体" w:eastAsia="黑体" w:cs="黑体"/>
          <w:sz w:val="30"/>
          <w:szCs w:val="30"/>
          <w:lang w:val="en-US" w:eastAsia="zh-CN"/>
        </w:rPr>
      </w:pPr>
      <w:bookmarkStart w:id="113" w:name="_Toc25672"/>
      <w:bookmarkStart w:id="114" w:name="_Toc21851"/>
      <w:bookmarkStart w:id="115" w:name="_Toc12901"/>
      <w:bookmarkStart w:id="116" w:name="_Toc25604"/>
      <w:bookmarkStart w:id="117" w:name="_Toc5261"/>
      <w:bookmarkStart w:id="118" w:name="_Toc9970"/>
      <w:r>
        <w:rPr>
          <w:rFonts w:hint="eastAsia" w:ascii="宋体" w:hAnsi="宋体" w:eastAsia="宋体" w:cs="黑体"/>
          <w:sz w:val="24"/>
          <w:szCs w:val="30"/>
          <w:lang w:val="en-US" w:eastAsia="zh-CN"/>
        </w:rPr>
        <w:t>二、论文原创性声明内容</w:t>
      </w:r>
      <w:bookmarkEnd w:id="113"/>
      <w:bookmarkEnd w:id="114"/>
      <w:bookmarkEnd w:id="115"/>
      <w:bookmarkEnd w:id="116"/>
      <w:bookmarkEnd w:id="117"/>
      <w:bookmarkEnd w:id="118"/>
    </w:p>
    <w:p w14:paraId="065073FA">
      <w:pPr>
        <w:bidi w:val="0"/>
        <w:spacing w:line="360" w:lineRule="auto" w:before="0" w:after="0"/>
        <w:ind w:left="420"/>
      </w:pPr>
      <w:r>
        <w:rPr>
          <w:rFonts w:hint="eastAsia" w:ascii="宋体" w:hAnsi="宋体" w:eastAsia="宋体"/>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autoSpaceDE w:val="0"/>
        <w:autoSpaceDN w:val="0"/>
        <w:adjustRightInd w:val="0"/>
        <w:spacing w:line="360" w:lineRule="auto"/>
        <w:ind w:firstLine="510"/>
        <w:rPr>
          <w:rFonts w:ascii="宋体" w:cs="宋体"/>
          <w:kern w:val="0"/>
          <w:sz w:val="24"/>
        </w:rPr>
      </w:pPr>
    </w:p>
    <w:p w14:paraId="2D46FF76">
      <w:pPr>
        <w:autoSpaceDE w:val="0"/>
        <w:autoSpaceDN w:val="0"/>
        <w:adjustRightInd w:val="0"/>
        <w:spacing w:line="360" w:lineRule="auto"/>
        <w:ind w:firstLine="510"/>
        <w:rPr>
          <w:rFonts w:ascii="宋体" w:cs="宋体"/>
          <w:kern w:val="0"/>
          <w:sz w:val="24"/>
        </w:rPr>
      </w:pPr>
      <w:r>
        <w:rPr>
          <w:rFonts w:hint="eastAsia" w:ascii="宋体" w:cs="宋体"/>
          <w:kern w:val="0"/>
          <w:sz w:val="24"/>
        </w:rPr>
        <w:t>毕业论文作者签名：</w:t>
      </w:r>
    </w:p>
    <w:p w14:paraId="699D94BB">
      <w:pPr>
        <w:autoSpaceDE w:val="0"/>
        <w:autoSpaceDN w:val="0"/>
        <w:adjustRightInd w:val="0"/>
        <w:spacing w:line="360" w:lineRule="auto" w:before="0" w:after="0"/>
        <w:ind w:firstLine="510" w:left="420"/>
        <w:rPr>
          <w:rFonts w:ascii="宋体" w:cs="宋体"/>
          <w:kern w:val="0"/>
          <w:sz w:val="24"/>
        </w:rPr>
      </w:pPr>
      <w:r>
        <w:rPr>
          <w:rFonts w:hint="eastAsia" w:ascii="宋体" w:cs="宋体" w:hAnsi="宋体" w:eastAsia="宋体"/>
          <w:kern w:val="0"/>
          <w:sz w:val="24"/>
        </w:rPr>
        <w:t>日期</w:t>
      </w:r>
      <w:r>
        <w:rPr>
          <w:rFonts w:ascii="宋体" w:cs="宋体" w:hAnsi="宋体" w:eastAsia="宋体"/>
          <w:kern w:val="0"/>
          <w:sz w:val="24"/>
        </w:rPr>
        <w:t xml:space="preserve"> </w:t>
      </w:r>
      <w:r>
        <w:rPr>
          <w:rFonts w:hint="eastAsia" w:ascii="宋体" w:cs="宋体" w:hAnsi="宋体" w:eastAsia="宋体"/>
          <w:kern w:val="0"/>
          <w:sz w:val="24"/>
        </w:rPr>
        <w:t>：</w:t>
      </w:r>
      <w:r>
        <w:rPr>
          <w:rFonts w:ascii="宋体" w:cs="宋体" w:hAnsi="宋体" w:eastAsia="宋体"/>
          <w:kern w:val="0"/>
          <w:sz w:val="24"/>
        </w:rPr>
        <w:t xml:space="preserve">     </w:t>
      </w:r>
      <w:r>
        <w:rPr>
          <w:rFonts w:hint="eastAsia" w:ascii="宋体" w:cs="宋体" w:hAnsi="宋体" w:eastAsia="宋体"/>
          <w:kern w:val="0"/>
          <w:sz w:val="24"/>
        </w:rPr>
        <w:t>年</w:t>
      </w:r>
      <w:r>
        <w:rPr>
          <w:rFonts w:ascii="宋体" w:cs="宋体" w:hAnsi="宋体" w:eastAsia="宋体"/>
          <w:kern w:val="0"/>
          <w:sz w:val="24"/>
        </w:rPr>
        <w:t xml:space="preserve">   </w:t>
      </w:r>
      <w:r>
        <w:rPr>
          <w:rFonts w:hint="eastAsia" w:ascii="宋体" w:cs="宋体" w:hAnsi="宋体" w:eastAsia="宋体"/>
          <w:kern w:val="0"/>
          <w:sz w:val="24"/>
        </w:rPr>
        <w:t>月</w:t>
      </w:r>
      <w:r>
        <w:rPr>
          <w:rFonts w:ascii="宋体" w:cs="宋体" w:hAnsi="宋体" w:eastAsia="宋体"/>
          <w:kern w:val="0"/>
          <w:sz w:val="24"/>
        </w:rPr>
        <w:t xml:space="preserve">   </w:t>
      </w:r>
      <w:r>
        <w:rPr>
          <w:rFonts w:hint="eastAsia" w:ascii="宋体" w:cs="宋体" w:hAnsi="宋体" w:eastAsia="宋体"/>
          <w:kern w:val="0"/>
          <w:sz w:val="24"/>
        </w:rPr>
        <w:t>日</w:t>
      </w:r>
    </w:p>
    <w:p w14:paraId="1904A6D3">
      <w:pPr>
        <w:spacing w:line="360" w:lineRule="auto"/>
        <w:jc w:val="center"/>
        <w:rPr>
          <w:rFonts w:hint="eastAsia"/>
          <w:b/>
          <w:bCs/>
          <w:sz w:val="28"/>
          <w:szCs w:val="28"/>
        </w:rPr>
      </w:pPr>
    </w:p>
    <w:p w14:paraId="7B6D10DE">
      <w:pPr>
        <w:spacing w:line="360" w:lineRule="auto"/>
        <w:jc w:val="center"/>
        <w:rPr>
          <w:rFonts w:hint="eastAsia"/>
          <w:b/>
          <w:bCs/>
          <w:sz w:val="28"/>
          <w:szCs w:val="28"/>
        </w:rPr>
      </w:pPr>
    </w:p>
    <w:p w14:paraId="3D5FEAB5">
      <w:pPr>
        <w:spacing w:line="360" w:lineRule="auto"/>
        <w:jc w:val="center"/>
        <w:rPr>
          <w:rFonts w:hint="eastAsia"/>
          <w:b/>
          <w:bCs/>
          <w:sz w:val="28"/>
          <w:szCs w:val="28"/>
        </w:rPr>
      </w:pPr>
    </w:p>
    <w:p w14:paraId="779F2E6D">
      <w:pPr>
        <w:spacing w:line="360" w:lineRule="auto"/>
        <w:jc w:val="center"/>
        <w:rPr>
          <w:rFonts w:hint="eastAsia"/>
          <w:b/>
          <w:bCs/>
          <w:sz w:val="28"/>
          <w:szCs w:val="28"/>
        </w:rPr>
      </w:pPr>
    </w:p>
    <w:p w14:paraId="7F8B8CD5">
      <w:pPr>
        <w:spacing w:line="360" w:lineRule="auto"/>
        <w:jc w:val="center"/>
        <w:rPr>
          <w:rFonts w:hint="eastAsia"/>
          <w:b/>
          <w:bCs/>
          <w:sz w:val="28"/>
          <w:szCs w:val="28"/>
        </w:rPr>
      </w:pPr>
    </w:p>
    <w:p w14:paraId="406954C9">
      <w:pPr>
        <w:spacing w:line="360" w:lineRule="auto"/>
        <w:jc w:val="center"/>
        <w:rPr>
          <w:rFonts w:hint="eastAsia"/>
          <w:b/>
          <w:bCs/>
          <w:sz w:val="28"/>
          <w:szCs w:val="28"/>
        </w:rPr>
      </w:pPr>
    </w:p>
    <w:p w14:paraId="7ADD5A49">
      <w:pPr>
        <w:spacing w:line="360" w:lineRule="auto"/>
        <w:jc w:val="center"/>
        <w:rPr>
          <w:rFonts w:hint="eastAsia"/>
          <w:b/>
          <w:bCs/>
          <w:sz w:val="28"/>
          <w:szCs w:val="28"/>
        </w:rPr>
      </w:pPr>
    </w:p>
    <w:p w14:paraId="54D61DE2">
      <w:pPr>
        <w:spacing w:line="360" w:lineRule="auto"/>
        <w:jc w:val="center"/>
        <w:rPr>
          <w:rFonts w:hint="eastAsia"/>
          <w:b/>
          <w:bCs/>
          <w:sz w:val="28"/>
          <w:szCs w:val="28"/>
        </w:rPr>
      </w:pPr>
    </w:p>
    <w:p w14:paraId="787B535B">
      <w:pPr>
        <w:spacing w:line="360" w:lineRule="auto"/>
        <w:jc w:val="center"/>
        <w:rPr>
          <w:rFonts w:hint="eastAsia"/>
          <w:b/>
          <w:bCs/>
          <w:sz w:val="28"/>
          <w:szCs w:val="28"/>
        </w:rPr>
      </w:pPr>
    </w:p>
    <w:p w14:paraId="47D73B87">
      <w:pPr>
        <w:spacing w:line="360" w:lineRule="auto"/>
        <w:rPr>
          <w:rFonts w:hint="eastAsia"/>
          <w:b/>
          <w:bCs/>
          <w:sz w:val="28"/>
          <w:szCs w:val="28"/>
        </w:rPr>
        <w:sectPr>
          <w:footerReference w:type="default" r:id="rId17"/>
          <w:footnotePr>
            <w:numFmt w:val="decimalEnclosedCircleChinese"/>
            <w:numRestart w:val="eachPage"/>
          </w:footnotePr>
          <w:pgSz w:w="11906" w:h="16838"/>
          <w:pgMar w:top="1417" w:right="1417" w:bottom="1417" w:left="1701" w:header="851" w:footer="992" w:gutter="0"/>
          <w:cols w:space="425" w:num="1"/>
          <w:docGrid w:type="lines" w:linePitch="312" w:charSpace="0"/>
          <w:pgNumType w:fmt="decimal" w:start="1"/>
        </w:sectPr>
      </w:pPr>
    </w:p>
    <w:p w14:paraId="49F9F5C2">
      <w:pPr>
        <w:numPr>
          <w:ilvl w:val="0"/>
          <w:numId w:val="4"/>
        </w:numPr>
        <w:bidi w:val="0"/>
        <w:spacing w:line="360" w:lineRule="auto"/>
        <w:ind w:left="0" w:leftChars="0" w:firstLine="600" w:firstLineChars="200"/>
        <w:rPr>
          <w:rFonts w:hint="eastAsia" w:ascii="黑体" w:hAnsi="黑体" w:eastAsia="黑体" w:cs="黑体"/>
          <w:sz w:val="30"/>
          <w:szCs w:val="30"/>
          <w:lang w:val="en-US" w:eastAsia="zh-CN"/>
        </w:rPr>
      </w:pPr>
      <w:bookmarkStart w:id="119" w:name="_Toc29684"/>
      <w:bookmarkStart w:id="120" w:name="_Toc27173"/>
      <w:bookmarkStart w:id="121" w:name="_Toc9206"/>
      <w:bookmarkStart w:id="122" w:name="_Toc81"/>
      <w:bookmarkStart w:id="123" w:name="_Toc28213"/>
      <w:bookmarkStart w:id="124" w:name="_Toc11939"/>
      <w:r>
        <w:rPr>
          <w:rFonts w:hint="eastAsia" w:ascii="黑体" w:hAnsi="黑体" w:eastAsia="黑体" w:cs="黑体"/>
          <w:sz w:val="30"/>
          <w:szCs w:val="30"/>
          <w:lang w:val="en-US" w:eastAsia="zh-CN"/>
        </w:rPr>
        <w:t>附 件</w:t>
      </w:r>
      <w:bookmarkEnd w:id="119"/>
      <w:bookmarkEnd w:id="120"/>
      <w:bookmarkEnd w:id="121"/>
      <w:bookmarkEnd w:id="122"/>
      <w:bookmarkEnd w:id="123"/>
      <w:bookmarkEnd w:id="124"/>
    </w:p>
    <w:p w14:paraId="1C6FE37B">
      <w:pPr>
        <w:spacing w:line="360" w:lineRule="auto"/>
        <w:ind w:left="0" w:leftChars="0" w:firstLine="0" w:firstLineChars="0"/>
        <w:rPr>
          <w:rFonts w:hint="eastAsia" w:eastAsia="宋体"/>
          <w:b w:val="0"/>
          <w:bCs w:val="0"/>
          <w:color w:val="auto"/>
          <w:highlight w:val="none"/>
          <w:lang w:val="en-US" w:eastAsia="zh-CN"/>
        </w:rPr>
      </w:pPr>
    </w:p>
    <w:sectPr>
      <w:footerReference w:type="default" r:id="rId18"/>
      <w:footnotePr>
        <w:numFmt w:val="decimalEnclosedCircleChinese"/>
        <w:numRestart w:val="eachPage"/>
      </w:footnotePr>
      <w:pgSz w:w="16838" w:h="11906" w:orient="landscape"/>
      <w:pgMar w:top="1800" w:right="1440" w:bottom="1800" w:left="1440" w:header="851" w:footer="992" w:gutter="0"/>
      <w:cols w:space="425" w:num="1"/>
      <w:docGrid w:type="lines" w:linePitch="312" w:charSpace="0"/>
      <w:pgNumType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roman"/>
    <w:pitch w:val="default"/>
    <w:sig w:usb0="00000000" w:usb1="00000000" w:usb2="0000003F" w:usb3="00000000" w:csb0="603F01FF" w:csb1="FFFF0000"/>
  </w:font>
  <w:font w:name="Helvetica">
    <w:altName w:val="Arial"/>
    <w:panose1 w:val="00000000000000000000"/>
    <w:charset w:val="00"/>
    <w:family w:val="roman"/>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0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C26C5">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4"/>
      <w:framePr w:wrap="around" w:vAnchor="text" w:hAnchor="margin" w:xAlign="center" w:y="1"/>
      <w:rPr>
        <w:rStyle w:val="26"/>
      </w:rPr>
    </w:pPr>
    <w:r>
      <w:fldChar w:fldCharType="begin"/>
    </w:r>
    <w:r>
      <w:rPr>
        <w:rStyle w:val="26"/>
      </w:rPr>
      <w:instrText xml:space="preserve">PAGE  </w:instrText>
    </w:r>
    <w:r>
      <w:fldChar w:fldCharType="end"/>
    </w:r>
  </w:p>
  <w:p w14:paraId="586C2420">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4"/>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4"/>
    </w:pPr>
    <w:r>
      <w:rPr>
        <w:sz w:val="18"/>
      </w:rPr>
    </w:r>
  </w:p>
  <w:p>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8">
    <w:p>
      <w:pPr>
        <w:spacing w:line="360" w:lineRule="auto"/>
        <w:ind w:firstLine="480"/>
      </w:pPr>
      <w:r>
        <w:separator/>
      </w:r>
    </w:p>
  </w:footnote>
  <w:footnote w:type="continuationSeparator" w:id="169">
    <w:p>
      <w:pPr>
        <w:spacing w:line="360" w:lineRule="auto"/>
        <w:ind w:firstLine="480"/>
      </w:pPr>
      <w:r>
        <w:continuationSeparator/>
      </w:r>
    </w:p>
  </w:footnote>
  <w:footnote w:id="0">
    <w:p w14:paraId="11CA58ED">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rPr>
        <w:t>陈寅恪：《邓广铭〈宋史职官志考证〉序》，《金明馆丛稿二编》，北京：生活·读书·新知三联书店，2001年，第277页。</w:t>
      </w:r>
    </w:p>
  </w:footnote>
  <w:footnote w:id="1">
    <w:p w14:paraId="798C8095">
      <w:pPr>
        <w:pStyle w:val="18"/>
        <w:snapToGrid w:val="0"/>
        <w:ind w:left="0" w:leftChars="0" w:firstLine="480" w:firstLineChars="200"/>
      </w:pPr>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rPr>
        <w:t>漆侠：《宋代经济史》上册，上海：上海人民出版社，1987年，第266—267页。</w:t>
      </w:r>
    </w:p>
  </w:footnote>
  <w:footnote w:id="2">
    <w:p w14:paraId="72B84A79">
      <w:pPr>
        <w:ind w:left="0" w:leftChars="0" w:firstLine="480" w:firstLineChars="200"/>
      </w:pPr>
      <w:r>
        <w:rPr>
          <w:rStyle w:val="28"/>
          <w:rFonts w:hint="eastAsia" w:ascii="楷体" w:hAnsi="楷体" w:eastAsia="楷体" w:cs="楷体"/>
        </w:rPr>
        <w:footnoteRef/>
      </w:r>
      <w:r>
        <w:rPr>
          <w:rFonts w:hint="eastAsia" w:ascii="楷体" w:hAnsi="楷体" w:eastAsia="楷体" w:cs="楷体"/>
        </w:rPr>
        <w:t xml:space="preserve"> </w:t>
      </w:r>
      <w:r>
        <w:rPr>
          <w:rFonts w:hint="eastAsia" w:ascii="楷体" w:hAnsi="楷体" w:eastAsia="楷体" w:cs="楷体"/>
          <w:sz w:val="18"/>
          <w:szCs w:val="18"/>
        </w:rPr>
        <w:t>宋</w:t>
      </w:r>
      <w:r>
        <w:rPr>
          <w:rFonts w:hint="eastAsia" w:ascii="楷体" w:hAnsi="楷体" w:eastAsia="楷体" w:cs="楷体"/>
          <w:sz w:val="18"/>
          <w:szCs w:val="18"/>
          <w:lang w:val="en-US" w:eastAsia="zh-CN"/>
        </w:rPr>
        <w:t>·</w:t>
      </w:r>
      <w:r>
        <w:rPr>
          <w:rFonts w:hint="eastAsia" w:ascii="楷体" w:hAnsi="楷体" w:eastAsia="楷体" w:cs="楷体"/>
          <w:sz w:val="18"/>
          <w:szCs w:val="18"/>
        </w:rPr>
        <w:t>石介：《怪说中》，《徂徕石先生文集》卷五，北京：中华书局，1984年，第62页。</w:t>
      </w:r>
    </w:p>
  </w:footnote>
  <w:footnote w:id="3">
    <w:p w14:paraId="60D5A23F">
      <w:pPr>
        <w:pStyle w:val="18"/>
        <w:snapToGrid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欧阳修：《本论上》，《欧阳修全集》卷十七，北京：中华书局，2001年，第292页。</w:t>
      </w:r>
    </w:p>
  </w:footnote>
  <w:footnote w:id="4">
    <w:p w14:paraId="656860A5">
      <w:pPr>
        <w:pStyle w:val="18"/>
        <w:snapToGrid w:val="0"/>
        <w:rPr>
          <w:sz w:val="24"/>
          <w:szCs w:val="24"/>
        </w:rPr>
      </w:pPr>
      <w:r>
        <w:rPr>
          <w:rStyle w:val="28"/>
          <w:sz w:val="24"/>
          <w:szCs w:val="24"/>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李觏：《富国策第三》，《李觏集》卷十六，北京：中华书局，2011年，第139—141页。</w:t>
      </w:r>
    </w:p>
  </w:footnote>
  <w:footnote w:id="5">
    <w:p w14:paraId="6FB528FD">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佛日契嵩：《镡津文集》卷一《辅教编序》，《大正新修大藏经》第52册，第649页。</w:t>
      </w:r>
    </w:p>
  </w:footnote>
  <w:footnote w:id="6">
    <w:p w14:paraId="3646DFB4">
      <w:pPr>
        <w:pStyle w:val="18"/>
        <w:snapToGrid w:val="0"/>
      </w:pPr>
      <w:r>
        <w:rPr>
          <w:rStyle w:val="28"/>
        </w:rPr>
        <w:footnoteRef/>
      </w:r>
      <w:r>
        <w:t xml:space="preserve"> </w:t>
      </w:r>
      <w:r>
        <w:rPr>
          <w:rFonts w:hint="eastAsia" w:ascii="楷体" w:hAnsi="楷体" w:eastAsia="楷体" w:cs="楷体"/>
        </w:rPr>
        <w:t>钱穆：《朱子新学案》第1册，北京：九州出版社，2011年，第87页。</w:t>
      </w:r>
    </w:p>
  </w:footnote>
  <w:footnote w:id="7">
    <w:p w14:paraId="0EEBE49A">
      <w:pPr>
        <w:pStyle w:val="18"/>
        <w:snapToGrid w:val="0"/>
      </w:pPr>
      <w:r>
        <w:rPr>
          <w:rStyle w:val="28"/>
        </w:rPr>
        <w:footnoteRef/>
      </w:r>
      <w:r>
        <w:rPr>
          <w:rFonts w:hint="eastAsia" w:ascii="楷体" w:hAnsi="楷体" w:eastAsia="楷体" w:cs="楷体"/>
        </w:rPr>
        <w:t xml:space="preserve"> 郭朋：《中国佛教思想史》下卷，福州：福建人民出版社，1994年，第256—261页。</w:t>
      </w:r>
    </w:p>
  </w:footnote>
  <w:footnote w:id="8">
    <w:p w14:paraId="5C9FD78B">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方立天：《中国佛教哲学要义》下卷，北京：中国人民大学出版社，2002年，第892—901页。</w:t>
      </w:r>
    </w:p>
  </w:footnote>
  <w:footnote w:id="9">
    <w:p w14:paraId="30007169">
      <w:pPr>
        <w:pStyle w:val="18"/>
        <w:snapToGrid w:val="0"/>
      </w:pPr>
      <w:r>
        <w:rPr>
          <w:rStyle w:val="28"/>
          <w:rFonts w:hint="eastAsia" w:ascii="楷体" w:hAnsi="楷体" w:eastAsia="楷体" w:cs="楷体"/>
        </w:rPr>
        <w:footnoteRef/>
      </w:r>
      <w:r>
        <w:rPr>
          <w:rFonts w:hint="eastAsia" w:ascii="楷体" w:hAnsi="楷体" w:eastAsia="楷体" w:cs="楷体"/>
        </w:rPr>
        <w:t xml:space="preserve"> 杨曾文：《宋元禅宗史》，北京：中国社会科学出版社，2006年，第312—318页。</w:t>
      </w:r>
    </w:p>
  </w:footnote>
  <w:footnote w:id="10">
    <w:p w14:paraId="26815959">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漆侠：《宋代经济史》上册，第266—278页。</w:t>
      </w:r>
    </w:p>
  </w:footnote>
  <w:footnote w:id="11">
    <w:p w14:paraId="30E2471F">
      <w:pPr>
        <w:pStyle w:val="18"/>
        <w:snapToGrid w:val="0"/>
      </w:pPr>
      <w:r>
        <w:rPr>
          <w:rStyle w:val="28"/>
        </w:rPr>
        <w:footnoteRef/>
      </w:r>
      <w:r>
        <w:t xml:space="preserve"> </w:t>
      </w:r>
      <w:r>
        <w:rPr>
          <w:rFonts w:hint="eastAsia" w:ascii="楷体" w:hAnsi="楷体" w:eastAsia="楷体" w:cs="楷体"/>
        </w:rPr>
        <w:t>劳政武：《佛教戒律学》，北京：宗教文化出版社，1999年，第145—167页。</w:t>
      </w:r>
    </w:p>
  </w:footnote>
  <w:footnote w:id="12">
    <w:p w14:paraId="1D00C03B">
      <w:pPr>
        <w:pStyle w:val="18"/>
        <w:snapToGrid w:val="0"/>
      </w:pPr>
      <w:r>
        <w:rPr>
          <w:rStyle w:val="28"/>
        </w:rPr>
        <w:footnoteRef/>
      </w:r>
      <w:r>
        <w:t xml:space="preserve"> </w:t>
      </w:r>
      <w:r>
        <w:rPr>
          <w:rFonts w:hint="eastAsia"/>
          <w:lang w:val="en-US" w:eastAsia="zh-CN"/>
        </w:rPr>
        <w:t>陈雷</w:t>
      </w:r>
      <w:r>
        <w:rPr>
          <w:rFonts w:hint="eastAsia" w:ascii="楷体" w:hAnsi="楷体" w:eastAsia="楷体" w:cs="楷体"/>
        </w:rPr>
        <w:t>：《契嵩佛学思想研究》，北京：宗教文化出版社，20</w:t>
      </w:r>
      <w:r>
        <w:rPr>
          <w:rFonts w:hint="eastAsia" w:cs="楷体"/>
          <w:lang w:val="en-US" w:eastAsia="zh-CN"/>
        </w:rPr>
        <w:t>08</w:t>
      </w:r>
      <w:r>
        <w:rPr>
          <w:rFonts w:hint="eastAsia" w:ascii="楷体" w:hAnsi="楷体" w:eastAsia="楷体" w:cs="楷体"/>
        </w:rPr>
        <w:t>年，第89—156页。</w:t>
      </w:r>
    </w:p>
  </w:footnote>
  <w:footnote w:id="13">
    <w:p w14:paraId="66D745BF">
      <w:pPr>
        <w:pStyle w:val="18"/>
        <w:snapToGrid w:val="0"/>
      </w:pPr>
      <w:r>
        <w:rPr>
          <w:rStyle w:val="28"/>
        </w:rPr>
        <w:footnoteRef/>
      </w:r>
      <w:r>
        <w:t xml:space="preserve"> </w:t>
      </w:r>
      <w:r>
        <w:rPr>
          <w:rFonts w:hint="eastAsia"/>
          <w:lang w:val="en-US" w:eastAsia="zh-CN"/>
        </w:rPr>
        <w:t>王连东：</w:t>
      </w:r>
      <w:r>
        <w:rPr>
          <w:rFonts w:hint="eastAsia" w:ascii="楷体" w:hAnsi="楷体" w:eastAsia="楷体" w:cs="楷体"/>
        </w:rPr>
        <w:t>《游观般若与儒释一贯——以契嵩诗为中心》，《宗教学研究》2024年第3期，第78—85页。</w:t>
      </w:r>
    </w:p>
  </w:footnote>
  <w:footnote w:id="14">
    <w:p w14:paraId="0614D9E5">
      <w:pPr>
        <w:pStyle w:val="18"/>
        <w:snapToGrid w:val="0"/>
      </w:pPr>
      <w:r>
        <w:rPr>
          <w:rStyle w:val="28"/>
        </w:rPr>
        <w:footnoteRef/>
      </w:r>
      <w:r>
        <w:t xml:space="preserve"> </w:t>
      </w:r>
      <w:r>
        <w:rPr>
          <w:rFonts w:hint="eastAsia"/>
          <w:lang w:val="en-US" w:eastAsia="zh-CN"/>
        </w:rPr>
        <w:t>张卉：</w:t>
      </w:r>
      <w:r>
        <w:rPr>
          <w:rFonts w:hint="eastAsia" w:ascii="楷体" w:hAnsi="楷体" w:eastAsia="楷体" w:cs="楷体"/>
        </w:rPr>
        <w:t>《契嵩佛学化的〈中庸〉诠释》，《四川师范大学学报（社会科学版）》2024年第4期，第31—38页。</w:t>
      </w:r>
    </w:p>
  </w:footnote>
  <w:footnote w:id="15">
    <w:p w14:paraId="092C34DF">
      <w:pPr>
        <w:pStyle w:val="18"/>
        <w:snapToGrid w:val="0"/>
      </w:pPr>
      <w:r>
        <w:rPr>
          <w:rStyle w:val="28"/>
        </w:rPr>
        <w:footnoteRef/>
      </w:r>
      <w:r>
        <w:t xml:space="preserve"> </w:t>
      </w:r>
      <w:r>
        <w:rPr>
          <w:rFonts w:hint="eastAsia"/>
          <w:lang w:val="en-US" w:eastAsia="zh-CN"/>
        </w:rPr>
        <w:t>丁建华：</w:t>
      </w:r>
      <w:r>
        <w:rPr>
          <w:rFonts w:hint="eastAsia" w:ascii="楷体" w:hAnsi="楷体" w:eastAsia="楷体" w:cs="楷体"/>
        </w:rPr>
        <w:t>《论契嵩儒佛圆融的三个层次》，《学术月刊》2019年第8期，第45—52页。</w:t>
      </w:r>
    </w:p>
  </w:footnote>
  <w:footnote w:id="16">
    <w:p w14:paraId="0AEF1BCA">
      <w:pPr>
        <w:pStyle w:val="18"/>
        <w:snapToGrid w:val="0"/>
      </w:pPr>
      <w:r>
        <w:rPr>
          <w:rStyle w:val="28"/>
        </w:rPr>
        <w:footnoteRef/>
      </w:r>
      <w:r>
        <w:t xml:space="preserve"> </w:t>
      </w:r>
      <w:r>
        <w:rPr>
          <w:rFonts w:hint="eastAsia"/>
          <w:lang w:val="en-US" w:eastAsia="zh-CN"/>
        </w:rPr>
        <w:t>陈雷</w:t>
      </w:r>
      <w:r>
        <w:rPr>
          <w:rFonts w:hint="eastAsia" w:ascii="楷体" w:hAnsi="楷体" w:eastAsia="楷体" w:cs="楷体"/>
        </w:rPr>
        <w:t>：《契嵩佛学思想研究》，第201—215页。</w:t>
      </w:r>
    </w:p>
  </w:footnote>
  <w:footnote w:id="17">
    <w:p w14:paraId="04E7425C">
      <w:pPr>
        <w:pStyle w:val="18"/>
        <w:snapToGrid w:val="0"/>
      </w:pPr>
      <w:r>
        <w:rPr>
          <w:rStyle w:val="28"/>
          <w:rFonts w:hint="eastAsia" w:ascii="楷体" w:hAnsi="楷体" w:cs="楷体"/>
        </w:rPr>
        <w:footnoteRef/>
      </w:r>
      <w:r>
        <w:t xml:space="preserve"> </w:t>
      </w:r>
      <w:r>
        <w:rPr>
          <w:rFonts w:hint="eastAsia" w:ascii="楷体" w:hAnsi="楷体" w:eastAsia="楷体" w:cs="楷体"/>
          <w:lang w:val="en-US" w:eastAsia="zh-CN"/>
        </w:rPr>
        <w:t>日·</w:t>
      </w:r>
      <w:r>
        <w:rPr>
          <w:rFonts w:hint="eastAsia" w:ascii="楷体" w:hAnsi="楷体" w:eastAsia="楷体" w:cs="楷体"/>
        </w:rPr>
        <w:t>道端良秀：『中国佛教と社会伦理』，京都：法藏馆，1970年，第223—245页。</w:t>
      </w:r>
    </w:p>
  </w:footnote>
  <w:footnote w:id="18">
    <w:p w14:paraId="737D19AF">
      <w:pPr>
        <w:pStyle w:val="18"/>
        <w:snapToGrid w:val="0"/>
      </w:pPr>
      <w:r>
        <w:rPr>
          <w:rStyle w:val="28"/>
          <w:rFonts w:hint="eastAsia" w:ascii="楷体" w:hAnsi="楷体" w:cs="楷体"/>
        </w:rPr>
        <w:footnoteRef/>
      </w:r>
      <w:r>
        <w:rPr>
          <w:rFonts w:hint="eastAsia" w:eastAsia="楷体"/>
        </w:rPr>
        <w:t xml:space="preserve"> </w:t>
      </w:r>
      <w:r>
        <w:rPr>
          <w:rFonts w:hint="eastAsia" w:ascii="楷体" w:hAnsi="楷体" w:eastAsia="楷体" w:cs="楷体"/>
        </w:rPr>
        <w:t>相关研究参见</w:t>
      </w:r>
      <w:r>
        <w:rPr>
          <w:rFonts w:hint="eastAsia" w:ascii="楷体" w:hAnsi="楷体" w:eastAsia="楷体" w:cs="楷体"/>
          <w:lang w:val="en-US" w:eastAsia="zh-CN"/>
        </w:rPr>
        <w:t>日·</w:t>
      </w:r>
      <w:r>
        <w:rPr>
          <w:rFonts w:hint="eastAsia" w:ascii="楷体" w:hAnsi="楷体" w:eastAsia="楷体" w:cs="楷体"/>
        </w:rPr>
        <w:t>木村泰贤：『中国佛教史概说』，京都：法藏馆，1968年，第312—318页；以及鎌田茂雄：『中国佛教通史』第4卷，东京：筑摩书房，1988年，第567—578页。</w:t>
      </w:r>
    </w:p>
  </w:footnote>
  <w:footnote w:id="19">
    <w:p w14:paraId="1AC78E77">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color w:val="auto"/>
        </w:rPr>
        <w:t>彼得·K·博尔：</w:t>
      </w:r>
      <w:r>
        <w:rPr>
          <w:rFonts w:hint="eastAsia" w:ascii="楷体" w:hAnsi="楷体" w:eastAsia="楷体" w:cs="楷体"/>
        </w:rPr>
        <w:t>《斯文：唐宋思想的转型》，刘宁译，南京：江苏人民出版社，2001年，第298—320页。</w:t>
      </w:r>
    </w:p>
    <w:p w14:paraId="6C1F4A6E">
      <w:pPr>
        <w:pStyle w:val="18"/>
        <w:snapToGrid w:val="0"/>
      </w:pPr>
    </w:p>
  </w:footnote>
  <w:footnote w:id="20">
    <w:p w14:paraId="44E87A31">
      <w:pPr>
        <w:pStyle w:val="18"/>
        <w:snapToGrid w:val="0"/>
      </w:pPr>
      <w:r>
        <w:rPr>
          <w:rStyle w:val="28"/>
        </w:rPr>
        <w:footnoteRef/>
      </w:r>
      <w:r>
        <w:t xml:space="preserve"> </w:t>
      </w:r>
      <w:r>
        <w:rPr>
          <w:rFonts w:hint="eastAsia"/>
          <w:lang w:val="en-US" w:eastAsia="zh-CN"/>
        </w:rPr>
        <w:t>丁建华：</w:t>
      </w:r>
      <w:r>
        <w:rPr>
          <w:rFonts w:hint="eastAsia" w:ascii="楷体" w:hAnsi="楷体" w:eastAsia="楷体" w:cs="楷体"/>
        </w:rPr>
        <w:t>《论契嵩儒佛圆融的三个层次》，</w:t>
      </w:r>
      <w:r>
        <w:rPr>
          <w:rFonts w:hint="eastAsia" w:ascii="楷体" w:hAnsi="楷体" w:eastAsia="楷体" w:cs="楷体"/>
          <w:lang w:eastAsia="zh-CN"/>
        </w:rPr>
        <w:t>《</w:t>
      </w:r>
      <w:r>
        <w:rPr>
          <w:rFonts w:hint="eastAsia" w:ascii="楷体" w:hAnsi="楷体" w:eastAsia="楷体" w:cs="楷体"/>
          <w:lang w:val="en-US" w:eastAsia="zh-CN"/>
        </w:rPr>
        <w:t>船山学</w:t>
      </w:r>
      <w:r>
        <w:rPr>
          <w:rFonts w:hint="eastAsia" w:ascii="楷体" w:hAnsi="楷体" w:eastAsia="楷体" w:cs="楷体"/>
          <w:lang w:eastAsia="zh-CN"/>
        </w:rPr>
        <w:t>刊》, 20</w:t>
      </w:r>
      <w:r>
        <w:rPr>
          <w:rFonts w:hint="eastAsia" w:ascii="楷体" w:hAnsi="楷体" w:eastAsia="楷体" w:cs="楷体"/>
          <w:lang w:val="en-US" w:eastAsia="zh-CN"/>
        </w:rPr>
        <w:t>20</w:t>
      </w:r>
      <w:r>
        <w:rPr>
          <w:rFonts w:hint="eastAsia" w:cs="楷体"/>
          <w:lang w:val="en-US" w:eastAsia="zh-CN"/>
        </w:rPr>
        <w:t>年</w:t>
      </w:r>
      <w:r>
        <w:rPr>
          <w:rFonts w:hint="eastAsia" w:ascii="楷体" w:hAnsi="楷体" w:eastAsia="楷体" w:cs="楷体"/>
          <w:lang w:val="en-US" w:eastAsia="zh-CN"/>
        </w:rPr>
        <w:t>05</w:t>
      </w:r>
      <w:r>
        <w:rPr>
          <w:rFonts w:hint="eastAsia" w:cs="楷体"/>
          <w:lang w:val="en-US" w:eastAsia="zh-CN"/>
        </w:rPr>
        <w:t>期</w:t>
      </w:r>
      <w:r>
        <w:rPr>
          <w:rFonts w:hint="eastAsia" w:ascii="楷体" w:hAnsi="楷体" w:eastAsia="楷体" w:cs="楷体"/>
        </w:rPr>
        <w:t>。</w:t>
      </w:r>
    </w:p>
  </w:footnote>
  <w:footnote w:id="21">
    <w:p w14:paraId="0FA94FE8">
      <w:pPr>
        <w:pStyle w:val="18"/>
        <w:snapToGrid w:val="0"/>
      </w:pPr>
      <w:r>
        <w:rPr>
          <w:rStyle w:val="28"/>
        </w:rPr>
        <w:footnoteRef/>
      </w:r>
      <w:r>
        <w:t xml:space="preserve"> </w:t>
      </w:r>
      <w:r>
        <w:rPr>
          <w:rFonts w:hint="eastAsia"/>
        </w:rPr>
        <w:t>宋</w:t>
      </w:r>
      <w:r>
        <w:rPr>
          <w:rFonts w:hint="eastAsia"/>
          <w:lang w:val="en-US" w:eastAsia="zh-CN"/>
        </w:rPr>
        <w:t>·</w:t>
      </w:r>
      <w:r>
        <w:rPr>
          <w:rFonts w:hint="eastAsia"/>
        </w:rPr>
        <w:t>佛日契嵩：《镡津文集》卷五，《辅教编·中庸解第三》，《大正新修大藏经》第52册，第674页。</w:t>
      </w:r>
    </w:p>
  </w:footnote>
  <w:footnote w:id="22">
    <w:p w14:paraId="79F9A9F4">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3">
    <w:p w14:paraId="1199E929">
      <w:pPr>
        <w:pStyle w:val="18"/>
        <w:snapToGrid w:val="0"/>
        <w:rPr>
          <w:rFonts w:hint="default" w:eastAsia="宋体"/>
          <w:lang w:val="en-US" w:eastAsia="zh-CN"/>
        </w:rPr>
      </w:pPr>
      <w:r>
        <w:rPr>
          <w:rStyle w:val="28"/>
        </w:rPr>
        <w:footnoteRef/>
      </w:r>
      <w:r>
        <w:t xml:space="preserve"> </w:t>
      </w:r>
      <w:r>
        <w:rPr>
          <w:rFonts w:hint="eastAsia" w:ascii="楷体" w:hAnsi="楷体" w:eastAsia="楷体" w:cs="楷体"/>
          <w:lang w:val="en-US" w:eastAsia="zh-CN"/>
        </w:rPr>
        <w:t>同上，</w:t>
      </w:r>
      <w:r>
        <w:rPr>
          <w:rFonts w:hint="eastAsia" w:ascii="楷体" w:hAnsi="楷体" w:eastAsia="楷体" w:cs="楷体"/>
        </w:rPr>
        <w:t>第660页。</w:t>
      </w:r>
    </w:p>
  </w:footnote>
  <w:footnote w:id="24">
    <w:p w14:paraId="47B550B3">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5">
    <w:p w14:paraId="5332D0DE">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6">
    <w:p w14:paraId="299EFAD9">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佛日契嵩：《镡津文集》卷二《辅教编·广原教》，《大正新修大藏经》第52册，第657页。</w:t>
      </w:r>
    </w:p>
  </w:footnote>
  <w:footnote w:id="27">
    <w:p w14:paraId="1C4A6AEA">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·张载：《正蒙·大心篇》，《张载集》，北京：中华书局，1978年，第24页。</w:t>
      </w:r>
    </w:p>
  </w:footnote>
  <w:footnote w:id="28">
    <w:p w14:paraId="536D22C0">
      <w:pPr>
        <w:pStyle w:val="18"/>
        <w:snapToGrid w:val="0"/>
        <w:rPr>
          <w:rFonts w:hint="eastAsia" w:eastAsia="楷体"/>
          <w:lang w:eastAsia="zh-CN"/>
        </w:rPr>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：《镡津文集》卷五《辅教编·中庸解第三》，《大正新修大藏经》第52册，第674页。</w:t>
      </w:r>
    </w:p>
  </w:footnote>
  <w:footnote w:id="29">
    <w:p w14:paraId="4594B5EF">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《老子》第一章，王弼注本。</w:t>
      </w:r>
    </w:p>
  </w:footnote>
  <w:footnote w:id="30">
    <w:p w14:paraId="0CA83CAE">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王弼：《老子注》第三十八章，楼宇烈校释，北京：中华书局，2011年，第111页。</w:t>
      </w:r>
    </w:p>
  </w:footnote>
  <w:footnote w:id="31">
    <w:p w14:paraId="0A135A8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：《镡津文集》卷五《辅教编·中庸解第三》，《大正新修大藏经》第52册，第674页。</w:t>
      </w:r>
    </w:p>
  </w:footnote>
  <w:footnote w:id="32">
    <w:p w14:paraId="5C82C964">
      <w:pPr>
        <w:pStyle w:val="18"/>
        <w:snapToGrid w:val="0"/>
        <w:rPr>
          <w:rFonts w:hint="default" w:eastAsia="楷体"/>
          <w:lang w:val="en-US" w:eastAsia="zh-CN"/>
        </w:rPr>
      </w:pPr>
      <w:r>
        <w:rPr>
          <w:rStyle w:val="28"/>
        </w:rPr>
        <w:footnoteRef/>
      </w:r>
      <w:r>
        <w:t xml:space="preserve"> 张卉</w:t>
      </w:r>
      <w:r>
        <w:rPr>
          <w:rFonts w:hint="eastAsia"/>
          <w:lang w:eastAsia="zh-CN"/>
        </w:rPr>
        <w:t>：</w:t>
      </w:r>
      <w:r>
        <w:rPr>
          <w:rFonts w:hint="eastAsia" w:ascii="楷体" w:hAnsi="楷体" w:eastAsia="楷体" w:cs="楷体"/>
        </w:rPr>
        <w:t>《契嵩佛学化的〈中庸〉诠释》，《四川师范大学学报（社会科学版）》2024年第4期，第33页。</w:t>
      </w:r>
      <w:r>
        <w:rPr>
          <w:rFonts w:hint="eastAsia" w:cs="楷体"/>
          <w:lang w:val="en-US" w:eastAsia="zh-CN"/>
        </w:rPr>
        <w:t>除此之外，持此见解的还有：代玉民.《范式转换背景下的中庸观新形态——北宋明教契嵩的《中庸》新范式探析》[J]. 江苏行政学院学报, 2016(2): 24-30。</w:t>
      </w:r>
    </w:p>
  </w:footnote>
  <w:footnote w:id="33">
    <w:p w14:paraId="0F02E22E">
      <w:pPr>
        <w:pStyle w:val="18"/>
        <w:snapToGrid w:val="0"/>
        <w:rPr>
          <w:rFonts w:hint="eastAsia"/>
        </w:rPr>
      </w:pPr>
      <w:r>
        <w:rPr>
          <w:rStyle w:val="28"/>
        </w:rPr>
        <w:footnoteRef/>
      </w:r>
      <w:r>
        <w:t xml:space="preserve"> </w:t>
      </w:r>
      <w:r>
        <w:rPr>
          <w:rFonts w:hint="eastAsia" w:ascii="楷体" w:hAnsi="楷体" w:eastAsia="楷体" w:cs="楷体"/>
        </w:rPr>
        <w:t>北凉</w:t>
      </w:r>
      <w:r>
        <w:rPr>
          <w:rFonts w:hint="eastAsia" w:ascii="楷体" w:hAnsi="楷体" w:eastAsia="楷体" w:cs="楷体"/>
          <w:lang w:val="en-US" w:eastAsia="zh-CN"/>
        </w:rPr>
        <w:t>·</w:t>
      </w:r>
      <w:r>
        <w:rPr>
          <w:rFonts w:hint="eastAsia" w:ascii="楷体" w:hAnsi="楷体" w:eastAsia="楷体" w:cs="楷体"/>
        </w:rPr>
        <w:t>昙无谶译：《大般涅槃经》卷二十七，《大正新修大藏经》第12册，第524页。</w:t>
      </w:r>
    </w:p>
    <w:p w14:paraId="52238DDF">
      <w:pPr>
        <w:pStyle w:val="18"/>
        <w:snapToGrid w:val="0"/>
      </w:pPr>
    </w:p>
  </w:footnote>
  <w:footnote w:id="34">
    <w:p w14:paraId="7B9A9F36">
      <w:pPr>
        <w:pStyle w:val="18"/>
        <w:snapToGrid w:val="0"/>
      </w:pPr>
      <w:r>
        <w:rPr>
          <w:rStyle w:val="28"/>
        </w:rPr>
        <w:footnoteRef/>
      </w:r>
      <w:r>
        <w:t xml:space="preserve"> </w:t>
      </w:r>
      <w:r>
        <w:rPr>
          <w:rFonts w:hint="eastAsia" w:ascii="楷体" w:hAnsi="楷体" w:eastAsia="楷体" w:cs="楷体"/>
        </w:rPr>
        <w:t>张峥：《"性即理"与佛教心性论之关系——程颐"性即理也，所谓理性是也"考辨》，《中国哲学史》2022年第2期，第45页。</w:t>
      </w:r>
    </w:p>
  </w:footnote>
  <w:footnote w:id="35">
    <w:p w14:paraId="7FCF4B27">
      <w:pPr>
        <w:pStyle w:val="18"/>
        <w:snapToGrid w:val="0"/>
      </w:pPr>
      <w:r>
        <w:rPr>
          <w:rStyle w:val="28"/>
        </w:rPr>
        <w:footnoteRef/>
      </w:r>
      <w:r>
        <w:t xml:space="preserve"> </w:t>
      </w:r>
      <w:r>
        <w:rPr>
          <w:rFonts w:hint="eastAsia" w:ascii="楷体" w:hAnsi="楷体" w:eastAsia="楷体" w:cs="楷体"/>
        </w:rPr>
        <w:t>同上，第48页。</w:t>
      </w:r>
    </w:p>
  </w:footnote>
  <w:footnote w:id="36">
    <w:p w14:paraId="471809D1">
      <w:pPr>
        <w:pStyle w:val="18"/>
        <w:snapToGrid w:val="0"/>
      </w:pPr>
      <w:r>
        <w:rPr>
          <w:rStyle w:val="28"/>
        </w:rPr>
        <w:footnoteRef/>
      </w:r>
      <w:r>
        <w:t xml:space="preserve"> </w:t>
      </w:r>
      <w:r>
        <w:rPr>
          <w:rFonts w:hint="eastAsia" w:ascii="楷体" w:hAnsi="楷体" w:eastAsia="楷体" w:cs="楷体"/>
        </w:rPr>
        <w:t>参见</w:t>
      </w:r>
      <w:r>
        <w:rPr>
          <w:rFonts w:hint="eastAsia" w:cs="楷体"/>
          <w:lang w:val="en-US" w:eastAsia="zh-CN"/>
        </w:rPr>
        <w:t>陈雷</w:t>
      </w:r>
      <w:r>
        <w:rPr>
          <w:rFonts w:hint="eastAsia" w:ascii="楷体" w:hAnsi="楷体" w:eastAsia="楷体" w:cs="楷体"/>
        </w:rPr>
        <w:t>：《契嵩佛学思想研究》，第156—158页；以及</w:t>
      </w:r>
      <w:r>
        <w:rPr>
          <w:rFonts w:hint="eastAsia" w:cs="楷体"/>
          <w:lang w:val="en-US" w:eastAsia="zh-CN"/>
        </w:rPr>
        <w:t>丁建华：</w:t>
      </w:r>
      <w:r>
        <w:rPr>
          <w:rFonts w:hint="eastAsia" w:ascii="楷体" w:hAnsi="楷体" w:eastAsia="楷体" w:cs="楷体"/>
        </w:rPr>
        <w:t>《论契嵩儒佛圆融的三个层次》，《</w:t>
      </w:r>
      <w:r>
        <w:rPr>
          <w:rFonts w:hint="eastAsia" w:cs="楷体"/>
          <w:lang w:val="en-US" w:eastAsia="zh-CN"/>
        </w:rPr>
        <w:t>船山学</w:t>
      </w:r>
      <w:r>
        <w:rPr>
          <w:rFonts w:hint="eastAsia" w:ascii="楷体" w:hAnsi="楷体" w:eastAsia="楷体" w:cs="楷体"/>
        </w:rPr>
        <w:t>刊》20</w:t>
      </w:r>
      <w:r>
        <w:rPr>
          <w:rFonts w:hint="eastAsia" w:cs="楷体"/>
          <w:lang w:val="en-US" w:eastAsia="zh-CN"/>
        </w:rPr>
        <w:t>20</w:t>
      </w:r>
      <w:r>
        <w:rPr>
          <w:rFonts w:hint="eastAsia" w:ascii="楷体" w:hAnsi="楷体" w:eastAsia="楷体" w:cs="楷体"/>
        </w:rPr>
        <w:t>年第</w:t>
      </w:r>
      <w:r>
        <w:rPr>
          <w:rFonts w:hint="eastAsia" w:cs="楷体"/>
          <w:lang w:val="en-US" w:eastAsia="zh-CN"/>
        </w:rPr>
        <w:t>5</w:t>
      </w:r>
      <w:r>
        <w:rPr>
          <w:rFonts w:hint="eastAsia" w:ascii="楷体" w:hAnsi="楷体" w:eastAsia="楷体" w:cs="楷体"/>
        </w:rPr>
        <w:t>期。关于智圆与契嵩的儒释互融思想，学界多有论述，智圆（976—1022）为北宋天台宗山外派代表人物，其"儒释互融"说对契嵩有直接影响。契嵩继承并发展了这一思路，将"以儒治世、以佛修心"的模式系统化、哲学化。</w:t>
      </w:r>
    </w:p>
  </w:footnote>
  <w:footnote w:id="37">
    <w:p w14:paraId="4FBAA0CE">
      <w:pPr>
        <w:pStyle w:val="18"/>
        <w:snapToGrid w:val="0"/>
      </w:pPr>
      <w:r>
        <w:rPr>
          <w:rStyle w:val="28"/>
        </w:rPr>
        <w:footnoteRef/>
      </w:r>
      <w:r>
        <w:t xml:space="preserve"> </w:t>
      </w:r>
      <w:r>
        <w:rPr>
          <w:rFonts w:hint="eastAsia" w:ascii="楷体" w:hAnsi="楷体" w:eastAsia="楷体" w:cs="楷体"/>
        </w:rPr>
        <w:t>朱熹对佛教"性空"的批评，集中见于《朱子语类》卷126："释氏以空为性，故谓万物皆幻，而以吾心之所见为真。此其所以为异端也。"（黎靖德编：《朱子语类》第8册，北京：中华书局，1986年，第2991页）然朱熹此处所批评的"以空为性"，主要针对禅宗末流之"顽空"或"断灭空"，而非华严、天台等宗之"妙有真空"。佛日契嵩所承继的正是后者之传统，故其"性无之至"与朱熹所批评的"空"有本质区别。关于这一问题，参见方立天：《中国佛教哲学要义》下卷，第678—681页；以及吴可为：《朱熹佛学观研究》，成都：巴蜀书社，2015年，第234—267页。</w:t>
      </w:r>
    </w:p>
  </w:footnote>
  <w:footnote w:id="38">
    <w:p w14:paraId="634305B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w:t>
      </w:r>
      <w:r>
        <w:rPr>
          <w:rFonts w:hint="eastAsia" w:ascii="楷体" w:hAnsi="楷体" w:eastAsia="楷体" w:cs="楷体"/>
        </w:rPr>
        <w:t>镡津文集》卷五《辅教编·中庸解第三》，《大正新修大藏经》第52册，第674页。</w:t>
      </w:r>
    </w:p>
  </w:footnote>
  <w:footnote w:id="39">
    <w:p w14:paraId="71318D95">
      <w:pPr>
        <w:pStyle w:val="18"/>
        <w:snapToGrid w:val="0"/>
      </w:pPr>
      <w:r>
        <w:rPr>
          <w:rStyle w:val="28"/>
        </w:rPr>
        <w:footnoteRef/>
      </w:r>
      <w:r>
        <w:rPr>
          <w:rFonts w:hint="eastAsia" w:ascii="楷体" w:hAnsi="楷体" w:eastAsia="楷体" w:cs="楷体"/>
        </w:rPr>
        <w:t xml:space="preserve"> </w:t>
      </w:r>
      <w:r>
        <w:rPr>
          <w:rFonts w:hint="eastAsia" w:cs="楷体"/>
          <w:lang w:val="en-US" w:eastAsia="zh-CN"/>
        </w:rPr>
        <w:t>丁建华：</w:t>
      </w:r>
      <w:r>
        <w:rPr>
          <w:rFonts w:hint="eastAsia" w:ascii="楷体" w:hAnsi="楷体" w:eastAsia="楷体" w:cs="楷体"/>
        </w:rPr>
        <w:t>《论契嵩儒佛圆融的三个层次》，《</w:t>
      </w:r>
      <w:r>
        <w:rPr>
          <w:rFonts w:hint="eastAsia" w:cs="楷体"/>
          <w:lang w:val="en-US" w:eastAsia="zh-CN"/>
        </w:rPr>
        <w:t>船山学</w:t>
      </w:r>
      <w:r>
        <w:rPr>
          <w:rFonts w:hint="eastAsia" w:ascii="楷体" w:hAnsi="楷体" w:eastAsia="楷体" w:cs="楷体"/>
        </w:rPr>
        <w:t>刊》20</w:t>
      </w:r>
      <w:r>
        <w:rPr>
          <w:rFonts w:hint="eastAsia" w:cs="楷体"/>
          <w:lang w:val="en-US" w:eastAsia="zh-CN"/>
        </w:rPr>
        <w:t>20</w:t>
      </w:r>
      <w:r>
        <w:rPr>
          <w:rFonts w:hint="eastAsia" w:ascii="楷体" w:hAnsi="楷体" w:eastAsia="楷体" w:cs="楷体"/>
        </w:rPr>
        <w:t>年第</w:t>
      </w:r>
      <w:r>
        <w:rPr>
          <w:rFonts w:hint="eastAsia" w:cs="楷体"/>
          <w:lang w:val="en-US" w:eastAsia="zh-CN"/>
        </w:rPr>
        <w:t>5</w:t>
      </w:r>
      <w:r>
        <w:rPr>
          <w:rFonts w:hint="eastAsia" w:ascii="楷体" w:hAnsi="楷体" w:eastAsia="楷体" w:cs="楷体"/>
        </w:rPr>
        <w:t>期。</w:t>
      </w:r>
    </w:p>
  </w:footnote>
  <w:footnote w:id="40">
    <w:p w14:paraId="54C627E6">
      <w:pPr>
        <w:pStyle w:val="18"/>
        <w:snapToGrid w:val="0"/>
      </w:pPr>
      <w:r>
        <w:rPr>
          <w:rStyle w:val="28"/>
        </w:rPr>
        <w:footnoteRef/>
      </w:r>
      <w:r>
        <w:t xml:space="preserve"> </w:t>
      </w:r>
      <w:r>
        <w:rPr>
          <w:rFonts w:hint="eastAsia" w:ascii="楷体" w:hAnsi="楷体" w:eastAsia="楷体" w:cs="楷体"/>
        </w:rPr>
        <w:t>唐</w:t>
      </w:r>
      <w:r>
        <w:rPr>
          <w:rFonts w:hint="eastAsia" w:ascii="楷体" w:hAnsi="楷体" w:eastAsia="楷体" w:cs="楷体"/>
          <w:lang w:val="en-US" w:eastAsia="zh-CN"/>
        </w:rPr>
        <w:t>·</w:t>
      </w:r>
      <w:r>
        <w:rPr>
          <w:rFonts w:hint="eastAsia" w:ascii="楷体" w:hAnsi="楷体" w:eastAsia="楷体" w:cs="楷体"/>
        </w:rPr>
        <w:t>李翱：《复性书上》，《李文公集》卷二，四部丛刊本。</w:t>
      </w:r>
    </w:p>
  </w:footnote>
  <w:footnote w:id="41">
    <w:p w14:paraId="3E2A52E8">
      <w:pPr>
        <w:pStyle w:val="18"/>
        <w:snapToGrid w:val="0"/>
      </w:pPr>
      <w:r>
        <w:rPr>
          <w:rStyle w:val="28"/>
        </w:rPr>
        <w:footnoteRef/>
      </w:r>
      <w:r>
        <w:t xml:space="preserve"> </w:t>
      </w:r>
      <w:r>
        <w:rPr>
          <w:rFonts w:hint="eastAsia" w:ascii="楷体" w:hAnsi="楷体" w:eastAsia="楷体" w:cs="楷体"/>
        </w:rPr>
        <w:t>关于李翱复性功夫的层次，参见张鹤：《李翱〈复性书〉研究》，北京：北京大学出版社，2015年，第89—102页。</w:t>
      </w:r>
    </w:p>
  </w:footnote>
  <w:footnote w:id="42">
    <w:p w14:paraId="1083B091">
      <w:pPr>
        <w:pStyle w:val="18"/>
        <w:snapToGrid w:val="0"/>
      </w:pPr>
      <w:r>
        <w:rPr>
          <w:rStyle w:val="28"/>
        </w:rPr>
        <w:footnoteRef/>
      </w:r>
      <w:r>
        <w:t xml:space="preserve"> </w:t>
      </w:r>
      <w:r>
        <w:rPr>
          <w:rFonts w:hint="eastAsia" w:ascii="楷体" w:hAnsi="楷体" w:eastAsia="楷体" w:cs="楷体"/>
        </w:rPr>
        <w:t>参见冯耀明：《李翱思想之佛学背景》，《中国哲学史》2008年第3期，第56页。</w:t>
      </w:r>
    </w:p>
  </w:footnote>
  <w:footnote w:id="43">
    <w:p w14:paraId="6EC49413">
      <w:pPr>
        <w:pStyle w:val="18"/>
        <w:snapToGrid w:val="0"/>
      </w:pPr>
      <w:r>
        <w:rPr>
          <w:rStyle w:val="28"/>
        </w:rPr>
        <w:footnoteRef/>
      </w:r>
      <w:r>
        <w:t xml:space="preserve"> </w:t>
      </w:r>
      <w:r>
        <w:rPr>
          <w:rFonts w:hint="eastAsia" w:ascii="楷体" w:hAnsi="楷体" w:eastAsia="楷体" w:cs="楷体"/>
        </w:rPr>
        <w:t>参见杨儒宾：《儒家身体观》，台北："中央研究院"中国文哲研究所，1996年，第234页。</w:t>
      </w:r>
    </w:p>
  </w:footnote>
  <w:footnote w:id="44">
    <w:p w14:paraId="12D87072">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佛日契嵩：《夹注辅教编》卷三，识典古籍本，第45页。</w:t>
      </w:r>
    </w:p>
  </w:footnote>
  <w:footnote w:id="45">
    <w:p w14:paraId="6481F2DE">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佛日契嵩：《镡津文集》卷十四《非韩上》，《大正新修大藏经》第52册，第711页。</w:t>
      </w:r>
    </w:p>
  </w:footnote>
  <w:footnote w:id="46">
    <w:p w14:paraId="515B7495">
      <w:pPr>
        <w:pStyle w:val="18"/>
        <w:snapToGrid w:val="0"/>
      </w:pPr>
      <w:r>
        <w:rPr>
          <w:rStyle w:val="28"/>
        </w:rPr>
        <w:footnoteRef/>
      </w:r>
      <w:r>
        <w:t xml:space="preserve"> </w:t>
      </w:r>
      <w:r>
        <w:rPr>
          <w:rFonts w:hint="eastAsia" w:ascii="楷体" w:hAnsi="楷体" w:eastAsia="楷体" w:cs="楷体"/>
          <w:i w:val="0"/>
          <w:iCs w:val="0"/>
          <w:caps w:val="0"/>
          <w:color w:val="0F1115"/>
          <w:spacing w:val="0"/>
          <w:sz w:val="18"/>
          <w:szCs w:val="18"/>
          <w:shd w:val="clear" w:fill="FFFFFF"/>
        </w:rPr>
        <w:t>张卉</w:t>
      </w:r>
      <w:r>
        <w:rPr>
          <w:rFonts w:hint="eastAsia" w:ascii="Segoe UI" w:hAnsi="Segoe UI" w:eastAsia="宋体" w:cs="Segoe UI"/>
          <w:i w:val="0"/>
          <w:iCs w:val="0"/>
          <w:caps w:val="0"/>
          <w:color w:val="0F1115"/>
          <w:spacing w:val="0"/>
          <w:sz w:val="19"/>
          <w:szCs w:val="19"/>
          <w:shd w:val="clear" w:fill="FFFFFF"/>
          <w:lang w:eastAsia="zh-CN"/>
        </w:rPr>
        <w:t>：</w:t>
      </w:r>
      <w:r>
        <w:rPr>
          <w:rFonts w:hint="eastAsia" w:ascii="楷体" w:hAnsi="楷体" w:eastAsia="楷体" w:cs="楷体"/>
        </w:rPr>
        <w:t>《契嵩佛学化的〈中庸〉诠释》，《四川师范大学学报（社会科学版）》2024年第4期，第33页。</w:t>
      </w:r>
    </w:p>
  </w:footnote>
  <w:footnote w:id="47">
    <w:p w14:paraId="3AEA51A7">
      <w:pPr>
        <w:pStyle w:val="18"/>
        <w:snapToGrid w:val="0"/>
      </w:pPr>
      <w:r>
        <w:rPr>
          <w:rStyle w:val="28"/>
        </w:rPr>
        <w:footnoteRef/>
      </w:r>
      <w:r>
        <w:t xml:space="preserve"> </w:t>
      </w:r>
      <w:r>
        <w:rPr>
          <w:rFonts w:hint="eastAsia" w:ascii="楷体" w:hAnsi="楷体" w:eastAsia="楷体" w:cs="楷体"/>
        </w:rPr>
        <w:t>《维摩诘所说经》卷上，《大正新修大藏经》第14册，第539页；《大佛顶如来密因修证了义诸菩萨万行首楞严经》卷四，《大正新修大藏经》第19册，第121页。</w:t>
      </w:r>
    </w:p>
  </w:footnote>
  <w:footnote w:id="48">
    <w:p w14:paraId="45BC764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49">
    <w:p w14:paraId="42A9203F">
      <w:pPr>
        <w:pStyle w:val="18"/>
        <w:snapToGrid w:val="0"/>
        <w:rPr>
          <w:rFonts w:hint="eastAsia" w:eastAsia="楷体"/>
          <w:lang w:val="en-US" w:eastAsia="zh-CN"/>
        </w:rPr>
      </w:pPr>
      <w:r>
        <w:rPr>
          <w:rStyle w:val="28"/>
        </w:rPr>
        <w:footnoteRef/>
      </w:r>
      <w:r>
        <w:t xml:space="preserve"> </w:t>
      </w:r>
      <w:r>
        <w:rPr>
          <w:rFonts w:hint="eastAsia" w:cs="楷体"/>
          <w:lang w:val="en-US" w:eastAsia="zh-CN"/>
        </w:rPr>
        <w:t>颜之推：《颜氏家训·归心篇》，《颜氏家训集解》，上海古籍出版社，1980年，第375页。</w:t>
      </w:r>
    </w:p>
  </w:footnote>
  <w:footnote w:id="50">
    <w:p w14:paraId="1444C779">
      <w:pPr>
        <w:pStyle w:val="18"/>
        <w:snapToGrid w:val="0"/>
        <w:rPr>
          <w:rFonts w:hint="default"/>
          <w:lang w:val="en-US"/>
        </w:rPr>
      </w:pPr>
      <w:r>
        <w:rPr>
          <w:rStyle w:val="28"/>
        </w:rPr>
        <w:footnoteRef/>
      </w:r>
      <w:r>
        <w:t xml:space="preserve"> </w:t>
      </w:r>
      <w:r>
        <w:rPr>
          <w:rFonts w:hint="eastAsia"/>
        </w:rPr>
        <w:t>《魏书》卷一一四《释老志》，中华书局，1974年，第3030页。</w:t>
      </w:r>
    </w:p>
  </w:footnote>
  <w:footnote w:id="51">
    <w:p w14:paraId="4EDE5C00">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52">
    <w:p w14:paraId="0398F1EC">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佛日契嵩：《夹注辅教编》卷三，识典古籍本，第42页。</w:t>
      </w:r>
    </w:p>
  </w:footnote>
  <w:footnote w:id="53">
    <w:p w14:paraId="71931104">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54">
    <w:p w14:paraId="592F0489">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契嵩：《夹注辅教编》卷三，转引自黄启江：《论北宋明教契嵩的〈夹注辅教编要义〉》。</w:t>
      </w:r>
    </w:p>
  </w:footnote>
  <w:footnote w:id="55">
    <w:p w14:paraId="4E2EDF13">
      <w:pPr>
        <w:pStyle w:val="18"/>
        <w:snapToGrid w:val="0"/>
        <w:rPr>
          <w:rFonts w:hint="eastAsia" w:eastAsia="宋体"/>
          <w:lang w:val="en-US" w:eastAsia="zh-CN"/>
        </w:rPr>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佛日契嵩：《夹注辅教编》卷三，识典古籍本，第43页</w:t>
      </w:r>
      <w:r>
        <w:rPr>
          <w:rFonts w:hint="eastAsia" w:ascii="楷体" w:hAnsi="楷体" w:eastAsia="楷体" w:cs="楷体"/>
          <w:lang w:val="en-US" w:eastAsia="zh-CN"/>
        </w:rPr>
        <w:t>。</w:t>
      </w:r>
    </w:p>
  </w:footnote>
  <w:footnote w:id="56">
    <w:p w14:paraId="13682DA7">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契嵩：《镡津文集》卷一《辅教编上·原教》，四部丛刊三编影明弘治本。</w:t>
      </w:r>
    </w:p>
  </w:footnote>
  <w:footnote w:id="57">
    <w:p w14:paraId="6B3A0F5B">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58">
    <w:p w14:paraId="1C5E0843">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4</w:t>
      </w:r>
      <w:r>
        <w:rPr>
          <w:rFonts w:hint="eastAsia" w:ascii="楷体" w:hAnsi="楷体" w:eastAsia="楷体" w:cs="楷体"/>
        </w:rPr>
        <w:t>页</w:t>
      </w:r>
      <w:r>
        <w:rPr>
          <w:rFonts w:hint="eastAsia" w:ascii="楷体" w:hAnsi="楷体" w:eastAsia="楷体" w:cs="楷体"/>
          <w:lang w:val="en-US" w:eastAsia="zh-CN"/>
        </w:rPr>
        <w:t>。</w:t>
      </w:r>
    </w:p>
  </w:footnote>
  <w:footnote w:id="59">
    <w:p w14:paraId="68ADBCFB">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60">
    <w:p w14:paraId="5B9BEBB1">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1">
    <w:p w14:paraId="09F4643F">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5</w:t>
      </w:r>
      <w:r>
        <w:rPr>
          <w:rFonts w:hint="eastAsia" w:ascii="楷体" w:hAnsi="楷体" w:eastAsia="楷体" w:cs="楷体"/>
        </w:rPr>
        <w:t>页</w:t>
      </w:r>
      <w:r>
        <w:rPr>
          <w:rFonts w:hint="eastAsia" w:ascii="楷体" w:hAnsi="楷体" w:eastAsia="楷体" w:cs="楷体"/>
          <w:lang w:val="en-US" w:eastAsia="zh-CN"/>
        </w:rPr>
        <w:t>。</w:t>
      </w:r>
    </w:p>
  </w:footnote>
  <w:footnote w:id="62">
    <w:p w14:paraId="7FBBA7B6">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契嵩：《镡津文集》卷一《辅教编上·原教》，四部丛刊三编影明弘治本。</w:t>
      </w:r>
    </w:p>
  </w:footnote>
  <w:footnote w:id="63">
    <w:p w14:paraId="6EDFD770">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4">
    <w:p w14:paraId="78F3AAB5">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契嵩：《镡津文集》卷八《寂子解》，四部丛刊三编影明弘治本。</w:t>
      </w:r>
    </w:p>
  </w:footnote>
  <w:footnote w:id="65">
    <w:p w14:paraId="3B11D9DA">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6</w:t>
      </w:r>
      <w:r>
        <w:rPr>
          <w:rFonts w:hint="eastAsia" w:ascii="楷体" w:hAnsi="楷体" w:eastAsia="楷体" w:cs="楷体"/>
        </w:rPr>
        <w:t>页。</w:t>
      </w:r>
    </w:p>
  </w:footnote>
  <w:footnote w:id="66">
    <w:p w14:paraId="0CB8D05D">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7">
    <w:p w14:paraId="2591EA35">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68">
    <w:p w14:paraId="39B9EC65">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佛日契嵩：《镡津文集》卷一《辅教编·原教》，《大正新修大藏经》第52册，第649页。</w:t>
      </w:r>
    </w:p>
  </w:footnote>
  <w:footnote w:id="69">
    <w:p w14:paraId="1DD2973F">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佛日契嵩：《镡津文集》卷二《辅教编·广原教》，《大正新修大藏经》第52册，第657页。</w:t>
      </w:r>
    </w:p>
  </w:footnote>
  <w:footnote w:id="70">
    <w:p w14:paraId="0CEB9299">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佛日契嵩：《夹注辅教编》卷四，识典古籍本，第58页。</w:t>
      </w:r>
    </w:p>
  </w:footnote>
  <w:footnote w:id="71">
    <w:p w14:paraId="36132D3D">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佛日契嵩：《镡津文集》卷三《辅教编·孝论·叙孝》，《大正新修大藏经》第52册，第660页。</w:t>
      </w:r>
    </w:p>
  </w:footnote>
  <w:footnote w:id="72">
    <w:p w14:paraId="0FEB15E1">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佛日契嵩：《镡津文集》卷三《辅教编·孝论·叙孝》，《大正新修大藏经》第52册，第660页。</w:t>
      </w:r>
    </w:p>
  </w:footnote>
  <w:footnote w:id="73">
    <w:p w14:paraId="5C5AF9A7">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佛日契嵩：《镡津文集》卷三《辅教编·孝论·明孝章》，《大正新修大藏经》第52册，第660页。</w:t>
      </w:r>
    </w:p>
  </w:footnote>
  <w:footnote w:id="74">
    <w:p w14:paraId="2D8316FF">
      <w:pPr>
        <w:pStyle w:val="18"/>
        <w:snapToGrid w:val="0"/>
      </w:pPr>
      <w:r>
        <w:rPr>
          <w:rStyle w:val="28"/>
        </w:rPr>
        <w:footnoteRef/>
      </w:r>
      <w:r>
        <w:t xml:space="preserve"> </w:t>
      </w:r>
      <w:r>
        <w:rPr>
          <w:rFonts w:hint="eastAsia" w:ascii="楷体" w:hAnsi="楷体" w:eastAsia="楷体" w:cs="楷体"/>
        </w:rPr>
        <w:t>《契嵩佛学化的〈中庸〉诠释》，《四川师范大学学报（社会科学版）》2024年第4期，第36页。</w:t>
      </w:r>
    </w:p>
  </w:footnote>
  <w:footnote w:id="75">
    <w:p w14:paraId="2737BB0E">
      <w:pPr>
        <w:rPr>
          <w:rFonts w:hint="eastAsia" w:ascii="楷体" w:hAnsi="楷体" w:eastAsia="楷体" w:cs="楷体"/>
          <w:sz w:val="18"/>
          <w:szCs w:val="18"/>
        </w:rPr>
      </w:pPr>
      <w:r>
        <w:rPr>
          <w:rStyle w:val="28"/>
        </w:rPr>
        <w:footnoteRef/>
      </w:r>
      <w:r>
        <w:rPr>
          <w:rFonts w:hint="eastAsia"/>
          <w:lang w:val="en-US" w:eastAsia="zh-CN"/>
        </w:rPr>
        <w:t xml:space="preserve"> </w:t>
      </w:r>
      <w:r>
        <w:rPr>
          <w:rFonts w:hint="eastAsia" w:ascii="楷体" w:hAnsi="楷体" w:eastAsia="楷体" w:cs="楷体"/>
          <w:sz w:val="18"/>
          <w:szCs w:val="18"/>
        </w:rPr>
        <w:t>清</w:t>
      </w:r>
      <w:r>
        <w:rPr>
          <w:rFonts w:hint="eastAsia" w:ascii="楷体" w:hAnsi="楷体" w:eastAsia="楷体" w:cs="楷体"/>
          <w:sz w:val="18"/>
          <w:szCs w:val="18"/>
          <w:lang w:val="en-US" w:eastAsia="zh-CN"/>
        </w:rPr>
        <w:t>·</w:t>
      </w:r>
      <w:r>
        <w:rPr>
          <w:rFonts w:hint="eastAsia" w:ascii="楷体" w:hAnsi="楷体" w:eastAsia="楷体" w:cs="楷体"/>
          <w:sz w:val="18"/>
          <w:szCs w:val="18"/>
        </w:rPr>
        <w:t>孙治：《武林灵隐寺志》卷三《法门龙象》。</w:t>
      </w:r>
    </w:p>
  </w:footnote>
  <w:footnote w:id="76">
    <w:p w14:paraId="73557DD8">
      <w:pPr>
        <w:pStyle w:val="18"/>
        <w:snapToGrid w:val="0"/>
      </w:pPr>
      <w:r>
        <w:rPr>
          <w:rStyle w:val="28"/>
          <w:sz w:val="24"/>
          <w:szCs w:val="24"/>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佛日契嵩：《镡津文集》卷三《辅教编·孝论·孝本章》，《大正新修大藏经》第52册，第661页。</w:t>
      </w:r>
    </w:p>
  </w:footnote>
  <w:footnote w:id="77">
    <w:p w14:paraId="1482F817">
      <w:pPr>
        <w:pStyle w:val="18"/>
        <w:snapToGrid w:val="0"/>
      </w:pPr>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lang w:val="en-US" w:eastAsia="zh-CN"/>
        </w:rPr>
        <w:t>张卉：</w:t>
      </w:r>
      <w:r>
        <w:rPr>
          <w:rFonts w:hint="eastAsia" w:ascii="楷体" w:hAnsi="楷体" w:eastAsia="楷体" w:cs="楷体"/>
          <w:sz w:val="18"/>
          <w:szCs w:val="18"/>
        </w:rPr>
        <w:t>《契嵩佛学化的〈中庸〉诠释》，《四川师范大学学报（社会科学版）》2024年第4期，第33页。</w:t>
      </w:r>
    </w:p>
  </w:footnote>
  <w:footnote w:id="78">
    <w:p w14:paraId="551E387D">
      <w:pPr>
        <w:pStyle w:val="18"/>
        <w:snapToGrid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佛日契嵩：《夹注辅教编》卷五，识典古籍本，第72页。</w:t>
      </w:r>
    </w:p>
  </w:footnote>
  <w:footnote w:id="79">
    <w:p w14:paraId="0E54E3F4">
      <w:pPr>
        <w:pStyle w:val="18"/>
        <w:snapToGrid w:val="0"/>
        <w:rPr>
          <w:sz w:val="24"/>
          <w:szCs w:val="24"/>
        </w:rPr>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80">
    <w:p w14:paraId="0C4F9280">
      <w:pPr>
        <w:pStyle w:val="18"/>
        <w:snapToGrid w:val="0"/>
        <w:rPr>
          <w:sz w:val="24"/>
          <w:szCs w:val="24"/>
        </w:rPr>
      </w:pPr>
      <w:r>
        <w:rPr>
          <w:rStyle w:val="28"/>
          <w:sz w:val="24"/>
          <w:szCs w:val="24"/>
        </w:rPr>
        <w:footnoteRef/>
      </w:r>
      <w:r>
        <w:rPr>
          <w:sz w:val="24"/>
          <w:szCs w:val="24"/>
        </w:rPr>
        <w:t xml:space="preserve"> </w:t>
      </w:r>
      <w:r>
        <w:rPr>
          <w:rFonts w:hint="eastAsia" w:ascii="楷体" w:hAnsi="楷体" w:eastAsia="楷体" w:cs="楷体"/>
          <w:sz w:val="18"/>
          <w:szCs w:val="18"/>
        </w:rPr>
        <w:t>宋</w:t>
      </w:r>
      <w:r>
        <w:rPr>
          <w:rFonts w:hint="eastAsia" w:ascii="楷体" w:hAnsi="楷体" w:eastAsia="楷体" w:cs="楷体"/>
          <w:sz w:val="18"/>
          <w:szCs w:val="18"/>
          <w:lang w:val="en-US" w:eastAsia="zh-CN"/>
        </w:rPr>
        <w:t>·</w:t>
      </w:r>
      <w:r>
        <w:rPr>
          <w:rFonts w:hint="eastAsia" w:ascii="楷体" w:hAnsi="楷体" w:eastAsia="楷体" w:cs="楷体"/>
          <w:sz w:val="18"/>
          <w:szCs w:val="18"/>
        </w:rPr>
        <w:t>佛日契嵩：《镡津文集》卷二《辅教编·劝书第一》，《大正新修大藏经》第52册，第660页。</w:t>
      </w:r>
    </w:p>
  </w:footnote>
  <w:footnote w:id="81">
    <w:p w14:paraId="5940FB95">
      <w:pPr>
        <w:pStyle w:val="18"/>
        <w:snapToGrid w:val="0"/>
      </w:pPr>
      <w:r>
        <w:rPr>
          <w:rStyle w:val="28"/>
          <w:sz w:val="24"/>
          <w:szCs w:val="24"/>
        </w:rPr>
        <w:footnoteRef/>
      </w:r>
      <w:r>
        <w:rPr>
          <w:sz w:val="24"/>
          <w:szCs w:val="24"/>
        </w:rPr>
        <w:t xml:space="preserve"> </w:t>
      </w:r>
      <w:r>
        <w:rPr>
          <w:rFonts w:hint="eastAsia" w:ascii="楷体" w:hAnsi="楷体" w:eastAsia="楷体" w:cs="楷体"/>
        </w:rPr>
        <w:t>《维摩诘所说经》卷上，《大正新修大藏经》第14册，第539页。</w:t>
      </w:r>
    </w:p>
  </w:footnote>
  <w:footnote w:id="82">
    <w:p w14:paraId="425C13C8">
      <w:pPr>
        <w:rPr>
          <w:sz w:val="24"/>
          <w:szCs w:val="24"/>
        </w:rPr>
      </w:pPr>
      <w:r>
        <w:rPr>
          <w:rStyle w:val="28"/>
          <w:sz w:val="24"/>
          <w:szCs w:val="24"/>
        </w:rPr>
        <w:footnoteRef/>
      </w:r>
      <w:r>
        <w:rPr>
          <w:sz w:val="24"/>
          <w:szCs w:val="24"/>
        </w:rPr>
        <w:t xml:space="preserve"> </w:t>
      </w:r>
      <w:r>
        <w:rPr>
          <w:rFonts w:hint="eastAsia" w:ascii="楷体" w:hAnsi="楷体" w:eastAsia="楷体" w:cs="楷体"/>
          <w:sz w:val="18"/>
          <w:szCs w:val="18"/>
          <w:lang w:val="en-US" w:eastAsia="zh-CN"/>
        </w:rPr>
        <w:t>宋·佛日契嵩：《夹注辅教编》卷三，识典古籍本，第48页。</w:t>
      </w:r>
    </w:p>
  </w:footnote>
  <w:footnote w:id="83">
    <w:p w14:paraId="690F7D1D">
      <w:pPr>
        <w:pStyle w:val="18"/>
        <w:bidi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佛日契嵩：《镡津文集》卷一《辅教编·原教》，《大正新修大藏经》第52册，第649页</w:t>
      </w:r>
      <w:bookmarkStart w:id="125" w:name="_GoBack"/>
      <w:bookmarkEnd w:id="125"/>
      <w:r>
        <w:rPr>
          <w:rFonts w:hint="eastAsia" w:ascii="楷体" w:hAnsi="楷体" w:eastAsia="楷体" w:cs="楷体"/>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5"/>
      <w:framePr w:wrap="around" w:vAnchor="text" w:hAnchor="margin" w:xAlign="center" w:y="1"/>
      <w:rPr>
        <w:rStyle w:val="26"/>
      </w:rPr>
    </w:pPr>
    <w:r>
      <w:fldChar w:fldCharType="begin"/>
    </w:r>
    <w:r>
      <w:rPr>
        <w:rStyle w:val="26"/>
      </w:rPr>
      <w:instrText xml:space="preserve">PAGE  </w:instrText>
    </w:r>
    <w:r>
      <w:fldChar w:fldCharType="end"/>
    </w:r>
  </w:p>
  <w:p w14:paraId="70DEA624">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5"/>
      <w:pBdr>
        <w:bottom w:val="single" w:color="auto" w:sz="4" w:space="1"/>
      </w:pBdr>
      <w:jc w:val="center"/>
      <w:rPr>
        <w:rFonts w:hint="default"/>
        <w:lang w:val="en-US" w:eastAsia="zh-CN"/>
      </w:rPr>
    </w:pPr>
    <w:r>
      <w:rPr>
        <w:rFonts w:hint="default"/>
        <w:lang w:val="en-US" w:eastAsia="zh-CN"/>
      </w:rPr>
      <w:t>契嵩心性论与诚信建设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C2154F"/>
    <w:multiLevelType w:val="singleLevel"/>
    <w:tmpl w:val="D8C2154F"/>
    <w:lvl w:ilvl="0" w:tentative="0">
      <w:start w:val="1"/>
      <w:numFmt w:val="decimal"/>
      <w:suff w:val="nothing"/>
      <w:lvlText w:val="[%1] "/>
      <w:lvlJc w:val="left"/>
      <w:pPr>
        <w:ind w:left="0" w:firstLine="397"/>
      </w:pPr>
      <w:rPr>
        <w:rFonts w:hint="default"/>
        <w:b w:val="0"/>
        <w:bCs w:val="0"/>
      </w:rPr>
    </w:lvl>
  </w:abstractNum>
  <w:abstractNum w:abstractNumId="1">
    <w:nsid w:val="270BFE0D"/>
    <w:multiLevelType w:val="singleLevel"/>
    <w:tmpl w:val="270BFE0D"/>
    <w:lvl w:ilvl="0" w:tentative="0">
      <w:start w:val="1"/>
      <w:numFmt w:val="chineseCounting"/>
      <w:suff w:val="space"/>
      <w:lvlText w:val="第%1节"/>
      <w:lvlJc w:val="left"/>
      <w:rPr>
        <w:rFonts w:hint="eastAsia"/>
      </w:rPr>
    </w:lvl>
  </w:abstractNum>
  <w:abstractNum w:abstractNumId="2">
    <w:nsid w:val="631EFE9B"/>
    <w:multiLevelType w:val="singleLevel"/>
    <w:tmpl w:val="631EFE9B"/>
    <w:lvl w:ilvl="0" w:tentative="0">
      <w:start w:val="1"/>
      <w:numFmt w:val="chineseCounting"/>
      <w:suff w:val="space"/>
      <w:lvlText w:val="第%1节"/>
      <w:lvlJc w:val="left"/>
      <w:rPr>
        <w:rFonts w:hint="eastAsia"/>
      </w:rPr>
    </w:lvl>
  </w:abstractNum>
  <w:abstractNum w:abstractNumId="3">
    <w:nsid w:val="6EB471AC"/>
    <w:multiLevelType w:val="singleLevel"/>
    <w:tmpl w:val="6EB471AC"/>
    <w:lvl w:ilvl="0" w:tentative="0">
      <w:start w:val="3"/>
      <w:numFmt w:val="chineseCounting"/>
      <w:suff w:val="nothing"/>
      <w:lvlText w:val="%1、"/>
      <w:lvlJc w:val="left"/>
      <w:rPr>
        <w:rFonts w:hint="eastAsia"/>
      </w:rPr>
    </w:lvl>
  </w:abstractNum>
  <w:num w:numId="1">
    <w:abstractNumId w:val="1"/>
  </w:num>
  <w:num w:numId="2">
    <w:abstractNumId w:val="2"/>
  </w:num>
  <w:num w:numId="3">
    <w:abstractNumId w:val="0"/>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古月清禅">
    <w15:presenceInfo w15:providerId="WPS Office" w15:userId="14856205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8"/>
    <w:footnote w:id="169"/>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655E65"/>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8F12D34"/>
    <w:rsid w:val="09774987"/>
    <w:rsid w:val="09A92667"/>
    <w:rsid w:val="09BB6E1E"/>
    <w:rsid w:val="0A0D7099"/>
    <w:rsid w:val="0A4B727F"/>
    <w:rsid w:val="0A8C7D81"/>
    <w:rsid w:val="0A982E07"/>
    <w:rsid w:val="0AAA6EE3"/>
    <w:rsid w:val="0ACC2AB1"/>
    <w:rsid w:val="0B366593"/>
    <w:rsid w:val="0B7B7D63"/>
    <w:rsid w:val="0C4A0131"/>
    <w:rsid w:val="0C4E26F8"/>
    <w:rsid w:val="0C943AA2"/>
    <w:rsid w:val="0CB832EC"/>
    <w:rsid w:val="0CB87790"/>
    <w:rsid w:val="0CE57E5A"/>
    <w:rsid w:val="0D262282"/>
    <w:rsid w:val="0D692839"/>
    <w:rsid w:val="0D865199"/>
    <w:rsid w:val="0DA73361"/>
    <w:rsid w:val="0DA87AF1"/>
    <w:rsid w:val="0DC83A03"/>
    <w:rsid w:val="0E721BC1"/>
    <w:rsid w:val="0E925DBF"/>
    <w:rsid w:val="0EFD148A"/>
    <w:rsid w:val="0FA4224E"/>
    <w:rsid w:val="10C21882"/>
    <w:rsid w:val="112360E2"/>
    <w:rsid w:val="1202325C"/>
    <w:rsid w:val="121A2353"/>
    <w:rsid w:val="121B379C"/>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076329"/>
    <w:rsid w:val="1A2C531A"/>
    <w:rsid w:val="1A564145"/>
    <w:rsid w:val="1B2067C2"/>
    <w:rsid w:val="1B291859"/>
    <w:rsid w:val="1B540AE8"/>
    <w:rsid w:val="1B6B2173"/>
    <w:rsid w:val="1BD702B9"/>
    <w:rsid w:val="1C222E07"/>
    <w:rsid w:val="1C4F52EF"/>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3B2221"/>
    <w:rsid w:val="288D78CB"/>
    <w:rsid w:val="28DE1ED5"/>
    <w:rsid w:val="28EA2628"/>
    <w:rsid w:val="2912392D"/>
    <w:rsid w:val="29325D7D"/>
    <w:rsid w:val="297A365F"/>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300761B5"/>
    <w:rsid w:val="307B44AD"/>
    <w:rsid w:val="30A64421"/>
    <w:rsid w:val="30D836AE"/>
    <w:rsid w:val="31232B7B"/>
    <w:rsid w:val="321E639F"/>
    <w:rsid w:val="32C57C62"/>
    <w:rsid w:val="32DA06A1"/>
    <w:rsid w:val="32F12805"/>
    <w:rsid w:val="33691AE5"/>
    <w:rsid w:val="337249D6"/>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DF5CE3"/>
    <w:rsid w:val="3AF70BD4"/>
    <w:rsid w:val="3AFE3D4F"/>
    <w:rsid w:val="3B3A743F"/>
    <w:rsid w:val="3C0C650C"/>
    <w:rsid w:val="3C422B81"/>
    <w:rsid w:val="3C591B47"/>
    <w:rsid w:val="3C5E715D"/>
    <w:rsid w:val="3C683B38"/>
    <w:rsid w:val="3CC10E1E"/>
    <w:rsid w:val="3DD82F3F"/>
    <w:rsid w:val="3E144272"/>
    <w:rsid w:val="3E6D18D9"/>
    <w:rsid w:val="3EC0596E"/>
    <w:rsid w:val="3ED100BA"/>
    <w:rsid w:val="3EF47905"/>
    <w:rsid w:val="3F1D5C5A"/>
    <w:rsid w:val="3F4C14EF"/>
    <w:rsid w:val="3F5C54AA"/>
    <w:rsid w:val="3F691EE2"/>
    <w:rsid w:val="3F864EB1"/>
    <w:rsid w:val="3F924CE6"/>
    <w:rsid w:val="3FFE0924"/>
    <w:rsid w:val="40E561CF"/>
    <w:rsid w:val="41120516"/>
    <w:rsid w:val="41BC4628"/>
    <w:rsid w:val="42CC4757"/>
    <w:rsid w:val="43036368"/>
    <w:rsid w:val="43040332"/>
    <w:rsid w:val="437B23A2"/>
    <w:rsid w:val="44B42411"/>
    <w:rsid w:val="44CD30D2"/>
    <w:rsid w:val="44FC1616"/>
    <w:rsid w:val="45010FB7"/>
    <w:rsid w:val="450E51C7"/>
    <w:rsid w:val="457B2B2E"/>
    <w:rsid w:val="45811529"/>
    <w:rsid w:val="462E7BA0"/>
    <w:rsid w:val="464A2500"/>
    <w:rsid w:val="464B2C29"/>
    <w:rsid w:val="46E068A3"/>
    <w:rsid w:val="46F801AE"/>
    <w:rsid w:val="470E1780"/>
    <w:rsid w:val="475937EF"/>
    <w:rsid w:val="47797541"/>
    <w:rsid w:val="47BB16B0"/>
    <w:rsid w:val="47F6649C"/>
    <w:rsid w:val="48111527"/>
    <w:rsid w:val="48575916"/>
    <w:rsid w:val="489565B3"/>
    <w:rsid w:val="48D32C81"/>
    <w:rsid w:val="48DD765B"/>
    <w:rsid w:val="4961598B"/>
    <w:rsid w:val="499E7FFF"/>
    <w:rsid w:val="4A1941A6"/>
    <w:rsid w:val="4A9D46FE"/>
    <w:rsid w:val="4A9F72BE"/>
    <w:rsid w:val="4AC8478F"/>
    <w:rsid w:val="4AE2371E"/>
    <w:rsid w:val="4AF54F29"/>
    <w:rsid w:val="4B63653E"/>
    <w:rsid w:val="4BDD4D4C"/>
    <w:rsid w:val="4C207F8B"/>
    <w:rsid w:val="4D3F2693"/>
    <w:rsid w:val="4D477799"/>
    <w:rsid w:val="4D6D36A4"/>
    <w:rsid w:val="4DCB2178"/>
    <w:rsid w:val="4E185B3D"/>
    <w:rsid w:val="4E2F0959"/>
    <w:rsid w:val="4E766588"/>
    <w:rsid w:val="4EB96475"/>
    <w:rsid w:val="4ED32DA4"/>
    <w:rsid w:val="4EDD443F"/>
    <w:rsid w:val="4F460A77"/>
    <w:rsid w:val="4FB1539E"/>
    <w:rsid w:val="4FE373A1"/>
    <w:rsid w:val="50120532"/>
    <w:rsid w:val="511A58F1"/>
    <w:rsid w:val="513B0F60"/>
    <w:rsid w:val="51B353FD"/>
    <w:rsid w:val="52B352E9"/>
    <w:rsid w:val="531820F6"/>
    <w:rsid w:val="54962A1D"/>
    <w:rsid w:val="54C73E79"/>
    <w:rsid w:val="55264138"/>
    <w:rsid w:val="55294E7F"/>
    <w:rsid w:val="554C6B2C"/>
    <w:rsid w:val="554D7917"/>
    <w:rsid w:val="55807CEC"/>
    <w:rsid w:val="55CC2F32"/>
    <w:rsid w:val="569600FC"/>
    <w:rsid w:val="569C6DA8"/>
    <w:rsid w:val="56B15C26"/>
    <w:rsid w:val="57106C8D"/>
    <w:rsid w:val="57125406"/>
    <w:rsid w:val="57164BEE"/>
    <w:rsid w:val="571C5A04"/>
    <w:rsid w:val="575839B0"/>
    <w:rsid w:val="57BD5228"/>
    <w:rsid w:val="588B2C30"/>
    <w:rsid w:val="58AD7B14"/>
    <w:rsid w:val="58BF0288"/>
    <w:rsid w:val="58E747E0"/>
    <w:rsid w:val="58F76517"/>
    <w:rsid w:val="58FA0E27"/>
    <w:rsid w:val="590916D3"/>
    <w:rsid w:val="5919648E"/>
    <w:rsid w:val="5934151A"/>
    <w:rsid w:val="59CD4838"/>
    <w:rsid w:val="59F9006D"/>
    <w:rsid w:val="5A276988"/>
    <w:rsid w:val="5A292701"/>
    <w:rsid w:val="5A715E56"/>
    <w:rsid w:val="5A8E6639"/>
    <w:rsid w:val="5AB02E22"/>
    <w:rsid w:val="5B8D00C1"/>
    <w:rsid w:val="5B9E2C7A"/>
    <w:rsid w:val="5C447CC6"/>
    <w:rsid w:val="5C563C34"/>
    <w:rsid w:val="5C7834CB"/>
    <w:rsid w:val="5D7E2D63"/>
    <w:rsid w:val="5DA30A1C"/>
    <w:rsid w:val="5DAD189A"/>
    <w:rsid w:val="5DC56BE4"/>
    <w:rsid w:val="5DDF1F44"/>
    <w:rsid w:val="5E0C4813"/>
    <w:rsid w:val="5E4E6BDA"/>
    <w:rsid w:val="5E604B5F"/>
    <w:rsid w:val="5E7548E5"/>
    <w:rsid w:val="5E9B16F3"/>
    <w:rsid w:val="60082DB8"/>
    <w:rsid w:val="6040533D"/>
    <w:rsid w:val="604426F1"/>
    <w:rsid w:val="607C2AD2"/>
    <w:rsid w:val="60AF592A"/>
    <w:rsid w:val="60D94755"/>
    <w:rsid w:val="61A9708F"/>
    <w:rsid w:val="61B023F6"/>
    <w:rsid w:val="61C75CEC"/>
    <w:rsid w:val="61F93300"/>
    <w:rsid w:val="62666E54"/>
    <w:rsid w:val="62F51D1A"/>
    <w:rsid w:val="63161C90"/>
    <w:rsid w:val="637D3758"/>
    <w:rsid w:val="63C27722"/>
    <w:rsid w:val="64314396"/>
    <w:rsid w:val="645878FB"/>
    <w:rsid w:val="64994927"/>
    <w:rsid w:val="654C7BEB"/>
    <w:rsid w:val="65B82F4F"/>
    <w:rsid w:val="65CB1B4B"/>
    <w:rsid w:val="66000DCF"/>
    <w:rsid w:val="66C142BB"/>
    <w:rsid w:val="675608AD"/>
    <w:rsid w:val="6764746E"/>
    <w:rsid w:val="67C16124"/>
    <w:rsid w:val="6853303E"/>
    <w:rsid w:val="68727968"/>
    <w:rsid w:val="68B735CD"/>
    <w:rsid w:val="68C3112F"/>
    <w:rsid w:val="69933699"/>
    <w:rsid w:val="699F478D"/>
    <w:rsid w:val="69EE080B"/>
    <w:rsid w:val="6A2B41BB"/>
    <w:rsid w:val="6AD2649C"/>
    <w:rsid w:val="6B016D82"/>
    <w:rsid w:val="6B231D5D"/>
    <w:rsid w:val="6B356D59"/>
    <w:rsid w:val="6B7B3E9B"/>
    <w:rsid w:val="6B95409A"/>
    <w:rsid w:val="6B9B71D6"/>
    <w:rsid w:val="6BA936A1"/>
    <w:rsid w:val="6BBD63A2"/>
    <w:rsid w:val="6BE74996"/>
    <w:rsid w:val="6C022DB1"/>
    <w:rsid w:val="6C6147B3"/>
    <w:rsid w:val="6CE1330F"/>
    <w:rsid w:val="6CFC7E0A"/>
    <w:rsid w:val="6D0D5EB2"/>
    <w:rsid w:val="6D360257"/>
    <w:rsid w:val="6DCE3893"/>
    <w:rsid w:val="6E0E1EE1"/>
    <w:rsid w:val="6E913284"/>
    <w:rsid w:val="6F685621"/>
    <w:rsid w:val="6F906926"/>
    <w:rsid w:val="6F9E54E7"/>
    <w:rsid w:val="6FD902CD"/>
    <w:rsid w:val="6FEC0000"/>
    <w:rsid w:val="70457711"/>
    <w:rsid w:val="7084521C"/>
    <w:rsid w:val="70F95A39"/>
    <w:rsid w:val="71CF5C5E"/>
    <w:rsid w:val="7201041D"/>
    <w:rsid w:val="727B1B10"/>
    <w:rsid w:val="735D0BD3"/>
    <w:rsid w:val="74275AAB"/>
    <w:rsid w:val="743729F1"/>
    <w:rsid w:val="74373814"/>
    <w:rsid w:val="74660341"/>
    <w:rsid w:val="74B63BCE"/>
    <w:rsid w:val="74FC3467"/>
    <w:rsid w:val="753D30AC"/>
    <w:rsid w:val="75E8710C"/>
    <w:rsid w:val="764D5571"/>
    <w:rsid w:val="76740A4A"/>
    <w:rsid w:val="768C7E47"/>
    <w:rsid w:val="76DC1B61"/>
    <w:rsid w:val="774A385E"/>
    <w:rsid w:val="776E1C6A"/>
    <w:rsid w:val="77822FF8"/>
    <w:rsid w:val="77A9169F"/>
    <w:rsid w:val="77FF289B"/>
    <w:rsid w:val="781E2ACD"/>
    <w:rsid w:val="78CE2999"/>
    <w:rsid w:val="78CF226D"/>
    <w:rsid w:val="799F7E92"/>
    <w:rsid w:val="7A401675"/>
    <w:rsid w:val="7B6C6499"/>
    <w:rsid w:val="7C06069C"/>
    <w:rsid w:val="7C61721C"/>
    <w:rsid w:val="7CBF0CD9"/>
    <w:rsid w:val="7D4A63E6"/>
    <w:rsid w:val="7D6451DA"/>
    <w:rsid w:val="7D9F2B56"/>
    <w:rsid w:val="7DD249AC"/>
    <w:rsid w:val="7E242DAB"/>
    <w:rsid w:val="7E3200C4"/>
    <w:rsid w:val="7F0F1615"/>
    <w:rsid w:val="7F103699"/>
    <w:rsid w:val="7F471C5D"/>
    <w:rsid w:val="7F572FBC"/>
    <w:rsid w:val="7F5E434B"/>
    <w:rsid w:val="7F6E20C0"/>
    <w:rsid w:val="7FA51F7A"/>
    <w:rsid w:val="7FE94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7"/>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6"/>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4"/>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3"/>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5"/>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annotation text"/>
    <w:basedOn w:val="1"/>
    <w:qFormat/>
    <w:uiPriority w:val="0"/>
    <w:pPr>
      <w:jc w:val="left"/>
    </w:pPr>
  </w:style>
  <w:style w:type="paragraph" w:styleId="10">
    <w:name w:val="toc 5"/>
    <w:basedOn w:val="1"/>
    <w:next w:val="1"/>
    <w:autoRedefine/>
    <w:qFormat/>
    <w:uiPriority w:val="0"/>
    <w:pPr>
      <w:ind w:left="1680" w:leftChars="800"/>
    </w:pPr>
  </w:style>
  <w:style w:type="paragraph" w:styleId="11">
    <w:name w:val="toc 3"/>
    <w:basedOn w:val="1"/>
    <w:next w:val="1"/>
    <w:autoRedefine/>
    <w:qFormat/>
    <w:uiPriority w:val="0"/>
    <w:pPr>
      <w:ind w:left="840" w:leftChars="400"/>
    </w:pPr>
  </w:style>
  <w:style w:type="paragraph" w:styleId="12">
    <w:name w:val="Date"/>
    <w:basedOn w:val="1"/>
    <w:next w:val="1"/>
    <w:unhideWhenUsed/>
    <w:qFormat/>
    <w:uiPriority w:val="99"/>
    <w:pPr>
      <w:ind w:left="100" w:leftChars="2500"/>
    </w:pPr>
    <w:rPr>
      <w:rFonts w:ascii="宋体" w:hAnsi="宋体" w:cs="宋体"/>
      <w:sz w:val="28"/>
      <w:szCs w:val="28"/>
    </w:rPr>
  </w:style>
  <w:style w:type="paragraph" w:styleId="13">
    <w:name w:val="endnote text"/>
    <w:basedOn w:val="1"/>
    <w:autoRedefine/>
    <w:qFormat/>
    <w:uiPriority w:val="0"/>
    <w:pPr>
      <w:snapToGrid w:val="0"/>
      <w:jc w:val="left"/>
    </w:pPr>
  </w:style>
  <w:style w:type="paragraph" w:styleId="14">
    <w:name w:val="footer"/>
    <w:basedOn w:val="1"/>
    <w:autoRedefine/>
    <w:qFormat/>
    <w:uiPriority w:val="0"/>
    <w:pPr>
      <w:tabs>
        <w:tab w:val="center" w:pos="4153"/>
        <w:tab w:val="right" w:pos="8306"/>
      </w:tabs>
      <w:snapToGrid w:val="0"/>
      <w:jc w:val="left"/>
    </w:pPr>
    <w:rPr>
      <w:rFonts w:eastAsia="宋体"/>
      <w:sz w:val="18"/>
    </w:rPr>
  </w:style>
  <w:style w:type="paragraph" w:styleId="1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autoRedefine/>
    <w:qFormat/>
    <w:uiPriority w:val="0"/>
    <w:rPr>
      <w:rFonts w:ascii="Times New Roman" w:hAnsi="Times New Roman"/>
    </w:rPr>
  </w:style>
  <w:style w:type="paragraph" w:styleId="17">
    <w:name w:val="toc 4"/>
    <w:basedOn w:val="1"/>
    <w:next w:val="1"/>
    <w:autoRedefine/>
    <w:qFormat/>
    <w:uiPriority w:val="0"/>
    <w:pPr>
      <w:ind w:left="1260" w:leftChars="600"/>
    </w:pPr>
  </w:style>
  <w:style w:type="paragraph" w:styleId="18">
    <w:name w:val="footnote text"/>
    <w:basedOn w:val="1"/>
    <w:link w:val="30"/>
    <w:autoRedefine/>
    <w:qFormat/>
    <w:uiPriority w:val="0"/>
    <w:rPr>
      <w:rFonts w:ascii="楷体" w:hAnsi="楷体" w:eastAsia="楷体" w:cs="楷体"/>
      <w:sz w:val="18"/>
      <w:szCs w:val="18"/>
      <w:lang w:bidi="ar"/>
    </w:rPr>
  </w:style>
  <w:style w:type="paragraph" w:styleId="19">
    <w:name w:val="toc 6"/>
    <w:basedOn w:val="1"/>
    <w:next w:val="1"/>
    <w:qFormat/>
    <w:uiPriority w:val="0"/>
    <w:pPr>
      <w:ind w:left="2100" w:leftChars="1000"/>
    </w:pPr>
  </w:style>
  <w:style w:type="paragraph" w:styleId="20">
    <w:name w:val="toc 2"/>
    <w:basedOn w:val="1"/>
    <w:next w:val="1"/>
    <w:autoRedefine/>
    <w:qFormat/>
    <w:uiPriority w:val="0"/>
    <w:pPr>
      <w:ind w:left="420" w:leftChars="200"/>
    </w:p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footnote reference"/>
    <w:basedOn w:val="24"/>
    <w:autoRedefine/>
    <w:qFormat/>
    <w:uiPriority w:val="0"/>
    <w:rPr>
      <w:rFonts w:ascii="Times New Roman" w:hAnsi="Times New Roman" w:eastAsia="楷体" w:cstheme="minorBidi"/>
      <w:kern w:val="2"/>
      <w:sz w:val="24"/>
      <w:szCs w:val="24"/>
      <w:vertAlign w:val="superscript"/>
      <w:lang w:val="en-US" w:eastAsia="zh-CN" w:bidi="ar-SA"/>
    </w:rPr>
  </w:style>
  <w:style w:type="paragraph" w:customStyle="1" w:styleId="29">
    <w:name w:val="样式1"/>
    <w:basedOn w:val="1"/>
    <w:qFormat/>
    <w:uiPriority w:val="0"/>
    <w:pPr>
      <w:spacing w:line="240" w:lineRule="auto"/>
      <w:jc w:val="left"/>
    </w:pPr>
    <w:rPr>
      <w:rFonts w:hint="eastAsia" w:ascii="楷体" w:hAnsi="楷体" w:eastAsia="楷体" w:cs="楷体"/>
      <w:sz w:val="18"/>
      <w:szCs w:val="18"/>
      <w:lang w:bidi="ar"/>
    </w:rPr>
  </w:style>
  <w:style w:type="character" w:customStyle="1" w:styleId="30">
    <w:name w:val="脚注文本 Char"/>
    <w:link w:val="18"/>
    <w:qFormat/>
    <w:uiPriority w:val="0"/>
    <w:rPr>
      <w:rFonts w:ascii="楷体" w:hAnsi="楷体" w:eastAsia="楷体" w:cs="楷体"/>
      <w:kern w:val="2"/>
      <w:sz w:val="18"/>
      <w:szCs w:val="18"/>
      <w:lang w:val="en-US" w:eastAsia="zh-CN" w:bidi="ar"/>
    </w:rPr>
  </w:style>
  <w:style w:type="paragraph" w:customStyle="1" w:styleId="31">
    <w:name w:val="样式2"/>
    <w:basedOn w:val="1"/>
    <w:qFormat/>
    <w:uiPriority w:val="0"/>
    <w:rPr>
      <w:rFonts w:hint="eastAsia" w:ascii="Times New Roman" w:hAnsi="Times New Roman"/>
    </w:rPr>
  </w:style>
  <w:style w:type="paragraph" w:styleId="32">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3">
    <w:name w:val="标题 4 Char"/>
    <w:link w:val="5"/>
    <w:autoRedefine/>
    <w:qFormat/>
    <w:uiPriority w:val="0"/>
    <w:rPr>
      <w:rFonts w:ascii="Times New Roman" w:hAnsi="Times New Roman" w:eastAsia="黑体"/>
      <w:b/>
      <w:sz w:val="24"/>
    </w:rPr>
  </w:style>
  <w:style w:type="character" w:customStyle="1" w:styleId="34">
    <w:name w:val="标题 3 Char"/>
    <w:link w:val="4"/>
    <w:autoRedefine/>
    <w:qFormat/>
    <w:uiPriority w:val="0"/>
    <w:rPr>
      <w:rFonts w:hint="default" w:ascii="Times New Roman" w:hAnsi="Times New Roman" w:eastAsia="黑体" w:cs="宋体"/>
      <w:bCs/>
      <w:sz w:val="28"/>
      <w:szCs w:val="32"/>
      <w:lang w:bidi="ar"/>
    </w:rPr>
  </w:style>
  <w:style w:type="character" w:customStyle="1" w:styleId="35">
    <w:name w:val="标题 5 Char"/>
    <w:link w:val="6"/>
    <w:autoRedefine/>
    <w:qFormat/>
    <w:uiPriority w:val="0"/>
    <w:rPr>
      <w:rFonts w:ascii="Times New Roman" w:hAnsi="Times New Roman" w:eastAsia="黑体"/>
      <w:b/>
      <w:sz w:val="24"/>
    </w:rPr>
  </w:style>
  <w:style w:type="character" w:customStyle="1" w:styleId="36">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7">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8">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9">
    <w:name w:val="分类号"/>
    <w:basedOn w:val="1"/>
    <w:qFormat/>
    <w:uiPriority w:val="0"/>
    <w:rPr>
      <w:rFonts w:ascii="仿宋_GB2312" w:eastAsia="仿宋_GB2312"/>
      <w:sz w:val="28"/>
      <w:szCs w:val="28"/>
    </w:rPr>
  </w:style>
  <w:style w:type="paragraph" w:customStyle="1" w:styleId="40">
    <w:name w:val="硕士学位论文"/>
    <w:basedOn w:val="1"/>
    <w:qFormat/>
    <w:uiPriority w:val="0"/>
    <w:pPr>
      <w:spacing w:before="240"/>
      <w:jc w:val="center"/>
    </w:pPr>
    <w:rPr>
      <w:sz w:val="44"/>
      <w:szCs w:val="44"/>
    </w:rPr>
  </w:style>
  <w:style w:type="paragraph" w:customStyle="1" w:styleId="41">
    <w:name w:val="论文标题"/>
    <w:basedOn w:val="1"/>
    <w:qFormat/>
    <w:uiPriority w:val="0"/>
    <w:pPr>
      <w:jc w:val="center"/>
    </w:pPr>
    <w:rPr>
      <w:rFonts w:eastAsia="楷体_GB2312"/>
      <w:b/>
      <w:kern w:val="36"/>
      <w:sz w:val="52"/>
      <w:szCs w:val="52"/>
    </w:rPr>
  </w:style>
  <w:style w:type="paragraph" w:customStyle="1" w:styleId="42">
    <w:name w:val="研究生姓名"/>
    <w:basedOn w:val="1"/>
    <w:qFormat/>
    <w:uiPriority w:val="0"/>
    <w:pPr>
      <w:ind w:firstLine="700" w:firstLineChars="700"/>
    </w:pPr>
    <w:rPr>
      <w:sz w:val="28"/>
      <w:szCs w:val="28"/>
    </w:rPr>
  </w:style>
  <w:style w:type="paragraph" w:customStyle="1" w:styleId="43">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 Id="rId17" Type="http://schemas.openxmlformats.org/officeDocument/2006/relationships/footer" Target="footer5.xml"/><Relationship Id="rId18" Type="http://schemas.openxmlformats.org/officeDocument/2006/relationships/footer" Target="footer6.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2897</Words>
  <Characters>5304</Characters>
  <Lines>0</Lines>
  <Paragraphs>0</Paragraphs>
  <TotalTime>16</TotalTime>
  <ScaleCrop>false</ScaleCrop>
  <LinksUpToDate>false</LinksUpToDate>
  <CharactersWithSpaces>5893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2024-02-04T08:52:00Z</dcterms:created>
  <dc:creator>勤策</dc:creator>
  <cp:lastModifiedBy>古月清禅</cp:lastModifiedBy>
  <dcterms:modified xsi:type="dcterms:W3CDTF">2026-06-30T06:19:25Z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8982A266F6AF4C4CB67D6D0B61C9A203_13</vt:lpwstr>
  </property>
  <property fmtid="{D5CDD505-2E9C-101B-9397-08002B2CF9AE}" pid="4" name="ReviseMark">
    <vt:bool>true</vt:bool>
  </property>
  <property fmtid="{D5CDD505-2E9C-101B-9397-08002B2CF9AE}" pid="5" name="KSOTemplateDocerSaveRecord">
    <vt:lpwstr>eyJoZGlkIjoiZjczZmFhOTIwMDBmNDU0ZmQ5NmQ0ZWUyOGE0YTVlODciLCJ1c2VySWQiOiI0Mzg5NjQwOTUifQ==</vt:lpwstr>
  </property>
</Properties>
</file>